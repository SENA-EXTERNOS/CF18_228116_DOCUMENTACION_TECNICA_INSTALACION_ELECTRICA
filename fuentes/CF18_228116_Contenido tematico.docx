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2">
            <w:pPr>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jc w:val="both"/>
              <w:rPr>
                <w:color w:val="e36c09"/>
              </w:rPr>
            </w:pPr>
            <w:r w:rsidDel="00000000" w:rsidR="00000000" w:rsidRPr="00000000">
              <w:rPr>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4">
      <w:pPr>
        <w:spacing w:line="240" w:lineRule="auto"/>
        <w:jc w:val="both"/>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5">
            <w:pPr>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6">
            <w:pPr>
              <w:jc w:val="both"/>
              <w:rPr>
                <w:u w:val="single"/>
              </w:rPr>
            </w:pPr>
            <w:r w:rsidDel="00000000" w:rsidR="00000000" w:rsidRPr="00000000">
              <w:rPr>
                <w:rtl w:val="0"/>
              </w:rPr>
              <w:t xml:space="preserve">280101175. Montar instalaciones eléctricas internas de acuerdo con normativa.</w:t>
            </w:r>
            <w:r w:rsidDel="00000000" w:rsidR="00000000" w:rsidRPr="00000000">
              <w:rPr>
                <w:rtl w:val="0"/>
              </w:rPr>
            </w:r>
          </w:p>
        </w:tc>
        <w:tc>
          <w:tcPr>
            <w:shd w:fill="d9d9d9" w:val="clear"/>
            <w:vAlign w:val="center"/>
          </w:tcPr>
          <w:p w:rsidR="00000000" w:rsidDel="00000000" w:rsidP="00000000" w:rsidRDefault="00000000" w:rsidRPr="00000000" w14:paraId="00000007">
            <w:pPr>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8">
            <w:pPr>
              <w:jc w:val="both"/>
              <w:rPr/>
            </w:pPr>
            <w:r w:rsidDel="00000000" w:rsidR="00000000" w:rsidRPr="00000000">
              <w:rPr>
                <w:rtl w:val="0"/>
              </w:rPr>
              <w:t xml:space="preserve">280101175-01. Interpretar planos eléctricos de acuerdo con las normas técnicas y el diseño establecido.</w:t>
            </w:r>
          </w:p>
          <w:p w:rsidR="00000000" w:rsidDel="00000000" w:rsidP="00000000" w:rsidRDefault="00000000" w:rsidRPr="00000000" w14:paraId="00000009">
            <w:pPr>
              <w:jc w:val="both"/>
              <w:rPr>
                <w:b w:val="1"/>
              </w:rPr>
            </w:pPr>
            <w:r w:rsidDel="00000000" w:rsidR="00000000" w:rsidRPr="00000000">
              <w:rPr>
                <w:rtl w:val="0"/>
              </w:rPr>
              <w:t xml:space="preserve">280101175-02. Elaborar la documentación técnica de la instalación eléctrica para el sistema de cableado estructurado, de acuerdo con las políticas establecidas.</w:t>
            </w:r>
            <w:r w:rsidDel="00000000" w:rsidR="00000000" w:rsidRPr="00000000">
              <w:rPr>
                <w:rtl w:val="0"/>
              </w:rPr>
            </w:r>
          </w:p>
        </w:tc>
      </w:tr>
    </w:tbl>
    <w:p w:rsidR="00000000" w:rsidDel="00000000" w:rsidP="00000000" w:rsidRDefault="00000000" w:rsidRPr="00000000" w14:paraId="0000000A">
      <w:pPr>
        <w:spacing w:line="240" w:lineRule="auto"/>
        <w:jc w:val="both"/>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B">
            <w:pPr>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C">
            <w:pPr>
              <w:jc w:val="both"/>
              <w:rPr>
                <w:color w:val="ff0000"/>
              </w:rPr>
            </w:pPr>
            <w:r w:rsidDel="00000000" w:rsidR="00000000" w:rsidRPr="00000000">
              <w:rPr>
                <w:rtl w:val="0"/>
              </w:rPr>
              <w:t xml:space="preserve">18.</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0D">
            <w:pPr>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E">
            <w:pPr>
              <w:jc w:val="both"/>
              <w:rPr/>
            </w:pPr>
            <w:r w:rsidDel="00000000" w:rsidR="00000000" w:rsidRPr="00000000">
              <w:rPr>
                <w:rtl w:val="0"/>
              </w:rPr>
              <w:t xml:space="preserve">Documentación técnica de la instalación eléctrica.</w:t>
            </w:r>
          </w:p>
        </w:tc>
      </w:tr>
      <w:tr>
        <w:trPr>
          <w:cantSplit w:val="0"/>
          <w:trHeight w:val="340" w:hRule="atLeast"/>
          <w:tblHeader w:val="0"/>
        </w:trPr>
        <w:tc>
          <w:tcPr>
            <w:shd w:fill="d9d9d9" w:val="clear"/>
            <w:vAlign w:val="center"/>
          </w:tcPr>
          <w:p w:rsidR="00000000" w:rsidDel="00000000" w:rsidP="00000000" w:rsidRDefault="00000000" w:rsidRPr="00000000" w14:paraId="0000000F">
            <w:pPr>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0">
            <w:pPr>
              <w:jc w:val="both"/>
              <w:rPr>
                <w:color w:val="ff0000"/>
              </w:rPr>
            </w:pPr>
            <w:r w:rsidDel="00000000" w:rsidR="00000000" w:rsidRPr="00000000">
              <w:rPr>
                <w:rtl w:val="0"/>
              </w:rPr>
              <w:t xml:space="preserve">Una instalación eléctrica es un conjunto de circuitos destinados a suministrar energía a edificios, inmuebles, oficinas, entre otros. Incluye los dispositivos y microsistemas necesarios para el funcionamiento de la habitación y permite conectar varios dispositivos eléctricos. El equipo define un conjunto de sistemas que tienen la capacidad de transmitir, distribuir y recibir energía para su uso posterior. </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1">
            <w:pPr>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2">
            <w:pPr>
              <w:jc w:val="both"/>
              <w:rPr/>
            </w:pPr>
            <w:r w:rsidDel="00000000" w:rsidR="00000000" w:rsidRPr="00000000">
              <w:rPr>
                <w:rtl w:val="0"/>
              </w:rPr>
              <w:t xml:space="preserve">Corriente alterna (AC),, </w:t>
            </w:r>
            <w:r w:rsidDel="00000000" w:rsidR="00000000" w:rsidRPr="00000000">
              <w:rPr>
                <w:i w:val="1"/>
                <w:rtl w:val="0"/>
              </w:rPr>
              <w:t xml:space="preserve">breakers</w:t>
            </w:r>
            <w:r w:rsidDel="00000000" w:rsidR="00000000" w:rsidRPr="00000000">
              <w:rPr>
                <w:rtl w:val="0"/>
              </w:rPr>
              <w:t xml:space="preserve">, efecto </w:t>
            </w:r>
            <w:r w:rsidDel="00000000" w:rsidR="00000000" w:rsidRPr="00000000">
              <w:rPr>
                <w:i w:val="1"/>
                <w:rtl w:val="0"/>
              </w:rPr>
              <w:t xml:space="preserve">joule</w:t>
            </w:r>
            <w:r w:rsidDel="00000000" w:rsidR="00000000" w:rsidRPr="00000000">
              <w:rPr>
                <w:rtl w:val="0"/>
              </w:rPr>
              <w:t xml:space="preserve">,, línea general de alimentación (LGA), </w:t>
            </w:r>
            <w:r w:rsidDel="00000000" w:rsidR="00000000" w:rsidRPr="00000000">
              <w:rPr>
                <w:i w:val="1"/>
                <w:rtl w:val="0"/>
              </w:rPr>
              <w:t xml:space="preserve">programmable logic controller</w:t>
            </w:r>
            <w:r w:rsidDel="00000000" w:rsidR="00000000" w:rsidRPr="00000000">
              <w:rPr>
                <w:rtl w:val="0"/>
              </w:rPr>
              <w:t xml:space="preserve"> (PLC), reglamento electrónico para baja tensión (REBT).</w:t>
            </w:r>
          </w:p>
        </w:tc>
      </w:tr>
    </w:tbl>
    <w:p w:rsidR="00000000" w:rsidDel="00000000" w:rsidP="00000000" w:rsidRDefault="00000000" w:rsidRPr="00000000" w14:paraId="00000013">
      <w:pPr>
        <w:spacing w:line="240" w:lineRule="auto"/>
        <w:jc w:val="both"/>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4">
            <w:pPr>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5">
            <w:pPr>
              <w:jc w:val="both"/>
              <w:rPr/>
            </w:pPr>
            <w:r w:rsidDel="00000000" w:rsidR="00000000" w:rsidRPr="00000000">
              <w:rPr>
                <w:rtl w:val="0"/>
              </w:rPr>
              <w:t xml:space="preserve">9 – Procesamiento, fabricación y ensamble.</w:t>
            </w:r>
          </w:p>
        </w:tc>
      </w:tr>
      <w:tr>
        <w:trPr>
          <w:cantSplit w:val="0"/>
          <w:trHeight w:val="465" w:hRule="atLeast"/>
          <w:tblHeader w:val="0"/>
        </w:trPr>
        <w:tc>
          <w:tcPr>
            <w:shd w:fill="d9d9d9" w:val="clear"/>
            <w:vAlign w:val="center"/>
          </w:tcPr>
          <w:p w:rsidR="00000000" w:rsidDel="00000000" w:rsidP="00000000" w:rsidRDefault="00000000" w:rsidRPr="00000000" w14:paraId="00000016">
            <w:pPr>
              <w:jc w:val="both"/>
              <w:rPr/>
            </w:pPr>
            <w:r w:rsidDel="00000000" w:rsidR="00000000" w:rsidRPr="00000000">
              <w:rPr>
                <w:rtl w:val="0"/>
              </w:rPr>
              <w:t xml:space="preserve">Idioma.</w:t>
            </w:r>
          </w:p>
        </w:tc>
        <w:tc>
          <w:tcPr>
            <w:vAlign w:val="center"/>
          </w:tcPr>
          <w:p w:rsidR="00000000" w:rsidDel="00000000" w:rsidP="00000000" w:rsidRDefault="00000000" w:rsidRPr="00000000" w14:paraId="00000017">
            <w:pPr>
              <w:jc w:val="both"/>
              <w:rPr/>
            </w:pPr>
            <w:r w:rsidDel="00000000" w:rsidR="00000000" w:rsidRPr="00000000">
              <w:rPr>
                <w:rtl w:val="0"/>
              </w:rPr>
              <w:t xml:space="preserve">Español.</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1A">
      <w:pPr>
        <w:pStyle w:val="Heading1"/>
        <w:spacing w:after="0" w:before="0" w:line="240" w:lineRule="auto"/>
        <w:jc w:val="both"/>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spacing w:line="240" w:lineRule="auto"/>
        <w:jc w:val="both"/>
        <w:rPr>
          <w:b w:val="1"/>
        </w:rPr>
      </w:pPr>
      <w:r w:rsidDel="00000000" w:rsidR="00000000" w:rsidRPr="00000000">
        <w:rPr>
          <w:rtl w:val="0"/>
        </w:rPr>
      </w:r>
    </w:p>
    <w:p w:rsidR="00000000" w:rsidDel="00000000" w:rsidP="00000000" w:rsidRDefault="00000000" w:rsidRPr="00000000" w14:paraId="0000001C">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1D">
      <w:pPr>
        <w:spacing w:line="240" w:lineRule="auto"/>
        <w:jc w:val="both"/>
        <w:rPr>
          <w:b w:val="1"/>
          <w:color w:val="000000"/>
        </w:rPr>
      </w:pPr>
      <w:r w:rsidDel="00000000" w:rsidR="00000000" w:rsidRPr="00000000">
        <w:rPr>
          <w:b w:val="1"/>
          <w:color w:val="000000"/>
          <w:rtl w:val="0"/>
        </w:rPr>
        <w:t xml:space="preserve">     1. Planos</w:t>
      </w:r>
    </w:p>
    <w:p w:rsidR="00000000" w:rsidDel="00000000" w:rsidP="00000000" w:rsidRDefault="00000000" w:rsidRPr="00000000" w14:paraId="0000001E">
      <w:pPr>
        <w:spacing w:line="240" w:lineRule="auto"/>
        <w:jc w:val="both"/>
        <w:rPr>
          <w:strike w:val="1"/>
          <w:color w:val="ff0000"/>
        </w:rPr>
      </w:pPr>
      <w:r w:rsidDel="00000000" w:rsidR="00000000" w:rsidRPr="00000000">
        <w:rPr>
          <w:color w:val="000000"/>
          <w:rtl w:val="0"/>
        </w:rPr>
        <w:t xml:space="preserve">         </w:t>
      </w:r>
      <w:r w:rsidDel="00000000" w:rsidR="00000000" w:rsidRPr="00000000">
        <w:rPr>
          <w:strike w:val="1"/>
          <w:color w:val="ff0000"/>
          <w:rtl w:val="0"/>
        </w:rPr>
        <w:t xml:space="preserve">1.1 Tipo de planos eléctricos.</w:t>
      </w:r>
    </w:p>
    <w:p w:rsidR="00000000" w:rsidDel="00000000" w:rsidP="00000000" w:rsidRDefault="00000000" w:rsidRPr="00000000" w14:paraId="0000001F">
      <w:pPr>
        <w:spacing w:line="240" w:lineRule="auto"/>
        <w:jc w:val="both"/>
        <w:rPr>
          <w:strike w:val="1"/>
          <w:color w:val="ff0000"/>
        </w:rPr>
      </w:pPr>
      <w:r w:rsidDel="00000000" w:rsidR="00000000" w:rsidRPr="00000000">
        <w:rPr>
          <w:strike w:val="1"/>
          <w:color w:val="ff0000"/>
          <w:rtl w:val="0"/>
        </w:rPr>
        <w:t xml:space="preserve">         1.2 Clasificación de símbolos.</w:t>
      </w:r>
    </w:p>
    <w:p w:rsidR="00000000" w:rsidDel="00000000" w:rsidP="00000000" w:rsidRDefault="00000000" w:rsidRPr="00000000" w14:paraId="00000020">
      <w:pPr>
        <w:spacing w:line="240" w:lineRule="auto"/>
        <w:jc w:val="both"/>
        <w:rPr>
          <w:strike w:val="1"/>
          <w:color w:val="ff0000"/>
        </w:rPr>
      </w:pPr>
      <w:r w:rsidDel="00000000" w:rsidR="00000000" w:rsidRPr="00000000">
        <w:rPr>
          <w:strike w:val="1"/>
          <w:color w:val="ff0000"/>
          <w:rtl w:val="0"/>
        </w:rPr>
        <w:t xml:space="preserve">         1.3 Nomenclatura en planos.</w:t>
      </w:r>
    </w:p>
    <w:p w:rsidR="00000000" w:rsidDel="00000000" w:rsidP="00000000" w:rsidRDefault="00000000" w:rsidRPr="00000000" w14:paraId="00000021">
      <w:pPr>
        <w:spacing w:line="240" w:lineRule="auto"/>
        <w:jc w:val="both"/>
        <w:rPr>
          <w:color w:val="000000"/>
        </w:rPr>
      </w:pPr>
      <w:r w:rsidDel="00000000" w:rsidR="00000000" w:rsidRPr="00000000">
        <w:rPr>
          <w:rtl w:val="0"/>
        </w:rPr>
      </w:r>
    </w:p>
    <w:p w:rsidR="00000000" w:rsidDel="00000000" w:rsidP="00000000" w:rsidRDefault="00000000" w:rsidRPr="00000000" w14:paraId="00000022">
      <w:pPr>
        <w:spacing w:line="240" w:lineRule="auto"/>
        <w:jc w:val="both"/>
        <w:rPr>
          <w:b w:val="1"/>
          <w:color w:val="000000"/>
        </w:rPr>
      </w:pPr>
      <w:r w:rsidDel="00000000" w:rsidR="00000000" w:rsidRPr="00000000">
        <w:rPr>
          <w:b w:val="1"/>
          <w:color w:val="000000"/>
          <w:rtl w:val="0"/>
        </w:rPr>
        <w:t xml:space="preserve">     2. Arquitectura</w:t>
      </w:r>
    </w:p>
    <w:p w:rsidR="00000000" w:rsidDel="00000000" w:rsidP="00000000" w:rsidRDefault="00000000" w:rsidRPr="00000000" w14:paraId="00000023">
      <w:pPr>
        <w:spacing w:line="240" w:lineRule="auto"/>
        <w:jc w:val="both"/>
        <w:rPr>
          <w:strike w:val="1"/>
          <w:color w:val="ff0000"/>
        </w:rPr>
      </w:pPr>
      <w:r w:rsidDel="00000000" w:rsidR="00000000" w:rsidRPr="00000000">
        <w:rPr>
          <w:color w:val="000000"/>
          <w:rtl w:val="0"/>
        </w:rPr>
        <w:t xml:space="preserve">         2</w:t>
      </w:r>
      <w:r w:rsidDel="00000000" w:rsidR="00000000" w:rsidRPr="00000000">
        <w:rPr>
          <w:strike w:val="1"/>
          <w:color w:val="ff0000"/>
          <w:rtl w:val="0"/>
        </w:rPr>
        <w:t xml:space="preserve">.1 Tipo de arquitectura.</w:t>
      </w:r>
    </w:p>
    <w:p w:rsidR="00000000" w:rsidDel="00000000" w:rsidP="00000000" w:rsidRDefault="00000000" w:rsidRPr="00000000" w14:paraId="00000024">
      <w:pPr>
        <w:spacing w:line="240" w:lineRule="auto"/>
        <w:jc w:val="both"/>
        <w:rPr>
          <w:strike w:val="1"/>
          <w:color w:val="ff0000"/>
        </w:rPr>
      </w:pPr>
      <w:r w:rsidDel="00000000" w:rsidR="00000000" w:rsidRPr="00000000">
        <w:rPr>
          <w:strike w:val="1"/>
          <w:color w:val="ff0000"/>
          <w:rtl w:val="0"/>
        </w:rPr>
        <w:t xml:space="preserve">         2.2 Clasificación red eléctrica.</w:t>
      </w:r>
    </w:p>
    <w:p w:rsidR="00000000" w:rsidDel="00000000" w:rsidP="00000000" w:rsidRDefault="00000000" w:rsidRPr="00000000" w14:paraId="00000025">
      <w:pPr>
        <w:spacing w:line="240" w:lineRule="auto"/>
        <w:jc w:val="both"/>
        <w:rPr>
          <w:strike w:val="1"/>
          <w:color w:val="ff0000"/>
        </w:rPr>
      </w:pPr>
      <w:r w:rsidDel="00000000" w:rsidR="00000000" w:rsidRPr="00000000">
        <w:rPr>
          <w:strike w:val="1"/>
          <w:color w:val="ff0000"/>
          <w:rtl w:val="0"/>
        </w:rPr>
        <w:t xml:space="preserve">         2.3 Herramientas eléctricas.</w:t>
      </w:r>
    </w:p>
    <w:p w:rsidR="00000000" w:rsidDel="00000000" w:rsidP="00000000" w:rsidRDefault="00000000" w:rsidRPr="00000000" w14:paraId="00000026">
      <w:pPr>
        <w:spacing w:line="240" w:lineRule="auto"/>
        <w:jc w:val="both"/>
        <w:rPr>
          <w:strike w:val="1"/>
          <w:color w:val="ff0000"/>
        </w:rPr>
      </w:pPr>
      <w:r w:rsidDel="00000000" w:rsidR="00000000" w:rsidRPr="00000000">
        <w:rPr>
          <w:strike w:val="1"/>
          <w:color w:val="ff0000"/>
          <w:rtl w:val="0"/>
        </w:rPr>
        <w:t xml:space="preserve">         2.4 Equipos de redes eléctricas.</w:t>
      </w:r>
    </w:p>
    <w:p w:rsidR="00000000" w:rsidDel="00000000" w:rsidP="00000000" w:rsidRDefault="00000000" w:rsidRPr="00000000" w14:paraId="00000027">
      <w:pPr>
        <w:spacing w:line="240" w:lineRule="auto"/>
        <w:jc w:val="both"/>
        <w:rPr>
          <w:strike w:val="1"/>
          <w:color w:val="ff0000"/>
        </w:rPr>
      </w:pPr>
      <w:r w:rsidDel="00000000" w:rsidR="00000000" w:rsidRPr="00000000">
        <w:rPr>
          <w:rtl w:val="0"/>
        </w:rPr>
      </w:r>
    </w:p>
    <w:p w:rsidR="00000000" w:rsidDel="00000000" w:rsidP="00000000" w:rsidRDefault="00000000" w:rsidRPr="00000000" w14:paraId="00000028">
      <w:pPr>
        <w:spacing w:line="240" w:lineRule="auto"/>
        <w:jc w:val="both"/>
        <w:rPr>
          <w:b w:val="1"/>
          <w:color w:val="000000"/>
        </w:rPr>
      </w:pPr>
      <w:r w:rsidDel="00000000" w:rsidR="00000000" w:rsidRPr="00000000">
        <w:rPr>
          <w:b w:val="1"/>
          <w:color w:val="000000"/>
          <w:rtl w:val="0"/>
        </w:rPr>
        <w:t xml:space="preserve">     3. Circuitos eléctricos</w:t>
      </w:r>
    </w:p>
    <w:p w:rsidR="00000000" w:rsidDel="00000000" w:rsidP="00000000" w:rsidRDefault="00000000" w:rsidRPr="00000000" w14:paraId="00000029">
      <w:pPr>
        <w:spacing w:line="240" w:lineRule="auto"/>
        <w:jc w:val="both"/>
        <w:rPr>
          <w:color w:val="000000"/>
        </w:rPr>
      </w:pPr>
      <w:r w:rsidDel="00000000" w:rsidR="00000000" w:rsidRPr="00000000">
        <w:rPr>
          <w:color w:val="000000"/>
          <w:rtl w:val="0"/>
        </w:rPr>
        <w:t xml:space="preserve">         3.</w:t>
      </w:r>
      <w:r w:rsidDel="00000000" w:rsidR="00000000" w:rsidRPr="00000000">
        <w:rPr>
          <w:strike w:val="1"/>
          <w:color w:val="ff0000"/>
          <w:rtl w:val="0"/>
        </w:rPr>
        <w:t xml:space="preserve">1 Cálculos eléctricos</w:t>
      </w:r>
      <w:r w:rsidDel="00000000" w:rsidR="00000000" w:rsidRPr="00000000">
        <w:rPr>
          <w:color w:val="000000"/>
          <w:rtl w:val="0"/>
        </w:rPr>
        <w:t xml:space="preserve">.</w:t>
      </w:r>
    </w:p>
    <w:p w:rsidR="00000000" w:rsidDel="00000000" w:rsidP="00000000" w:rsidRDefault="00000000" w:rsidRPr="00000000" w14:paraId="0000002A">
      <w:pPr>
        <w:spacing w:line="240" w:lineRule="auto"/>
        <w:jc w:val="both"/>
        <w:rPr>
          <w:color w:val="000000"/>
        </w:rPr>
      </w:pPr>
      <w:r w:rsidDel="00000000" w:rsidR="00000000" w:rsidRPr="00000000">
        <w:rPr>
          <w:color w:val="000000"/>
          <w:rtl w:val="0"/>
        </w:rPr>
        <w:t xml:space="preserve">         </w:t>
      </w:r>
      <w:r w:rsidDel="00000000" w:rsidR="00000000" w:rsidRPr="00000000">
        <w:rPr>
          <w:strike w:val="1"/>
          <w:color w:val="ff0000"/>
          <w:rtl w:val="0"/>
        </w:rPr>
        <w:t xml:space="preserve">3.2</w:t>
      </w:r>
      <w:r w:rsidDel="00000000" w:rsidR="00000000" w:rsidRPr="00000000">
        <w:rPr>
          <w:color w:val="ff0000"/>
          <w:rtl w:val="0"/>
        </w:rPr>
        <w:t xml:space="preserve"> </w:t>
      </w:r>
      <w:r w:rsidDel="00000000" w:rsidR="00000000" w:rsidRPr="00000000">
        <w:rPr>
          <w:strike w:val="1"/>
          <w:color w:val="ff0000"/>
          <w:rtl w:val="0"/>
        </w:rPr>
        <w:t xml:space="preserve">Normas de seguridad</w:t>
      </w:r>
      <w:r w:rsidDel="00000000" w:rsidR="00000000" w:rsidRPr="00000000">
        <w:rPr>
          <w:color w:val="000000"/>
          <w:rtl w:val="0"/>
        </w:rPr>
        <w:t xml:space="preserve">.</w:t>
      </w:r>
    </w:p>
    <w:p w:rsidR="00000000" w:rsidDel="00000000" w:rsidP="00000000" w:rsidRDefault="00000000" w:rsidRPr="00000000" w14:paraId="0000002B">
      <w:pPr>
        <w:spacing w:line="240" w:lineRule="auto"/>
        <w:jc w:val="both"/>
        <w:rPr>
          <w:color w:val="000000"/>
        </w:rPr>
      </w:pPr>
      <w:r w:rsidDel="00000000" w:rsidR="00000000" w:rsidRPr="00000000">
        <w:rPr>
          <w:color w:val="000000"/>
          <w:rtl w:val="0"/>
        </w:rPr>
        <w:t xml:space="preserve">         3.3 </w:t>
      </w:r>
      <w:r w:rsidDel="00000000" w:rsidR="00000000" w:rsidRPr="00000000">
        <w:rPr>
          <w:strike w:val="1"/>
          <w:color w:val="ff0000"/>
          <w:rtl w:val="0"/>
        </w:rPr>
        <w:t xml:space="preserve">Tipo de cableado eléctrico</w:t>
      </w:r>
      <w:r w:rsidDel="00000000" w:rsidR="00000000" w:rsidRPr="00000000">
        <w:rPr>
          <w:color w:val="000000"/>
          <w:rtl w:val="0"/>
        </w:rPr>
        <w:t xml:space="preserve">.</w:t>
      </w:r>
    </w:p>
    <w:p w:rsidR="00000000" w:rsidDel="00000000" w:rsidP="00000000" w:rsidRDefault="00000000" w:rsidRPr="00000000" w14:paraId="0000002C">
      <w:pPr>
        <w:spacing w:line="240" w:lineRule="auto"/>
        <w:jc w:val="both"/>
        <w:rPr>
          <w:color w:val="000000"/>
        </w:rPr>
      </w:pPr>
      <w:r w:rsidDel="00000000" w:rsidR="00000000" w:rsidRPr="00000000">
        <w:rPr>
          <w:color w:val="000000"/>
          <w:rtl w:val="0"/>
        </w:rPr>
        <w:t xml:space="preserve">         3.4 </w:t>
      </w:r>
      <w:r w:rsidDel="00000000" w:rsidR="00000000" w:rsidRPr="00000000">
        <w:rPr>
          <w:strike w:val="1"/>
          <w:color w:val="ff0000"/>
          <w:rtl w:val="0"/>
        </w:rPr>
        <w:t xml:space="preserve">Funcionamiento de tableros eléctricos.</w:t>
      </w:r>
      <w:r w:rsidDel="00000000" w:rsidR="00000000" w:rsidRPr="00000000">
        <w:rPr>
          <w:rtl w:val="0"/>
        </w:rPr>
      </w:r>
    </w:p>
    <w:p w:rsidR="00000000" w:rsidDel="00000000" w:rsidP="00000000" w:rsidRDefault="00000000" w:rsidRPr="00000000" w14:paraId="0000002D">
      <w:pPr>
        <w:spacing w:line="240" w:lineRule="auto"/>
        <w:jc w:val="both"/>
        <w:rPr>
          <w:color w:val="000000"/>
        </w:rPr>
      </w:pPr>
      <w:r w:rsidDel="00000000" w:rsidR="00000000" w:rsidRPr="00000000">
        <w:rPr>
          <w:color w:val="000000"/>
          <w:rtl w:val="0"/>
        </w:rPr>
        <w:t xml:space="preserve">         </w:t>
      </w:r>
      <w:r w:rsidDel="00000000" w:rsidR="00000000" w:rsidRPr="00000000">
        <w:rPr>
          <w:strike w:val="1"/>
          <w:color w:val="ff0000"/>
          <w:rtl w:val="0"/>
        </w:rPr>
        <w:t xml:space="preserve">3.4.1 Aplicaciones de los tableros eléctricos</w:t>
      </w:r>
      <w:r w:rsidDel="00000000" w:rsidR="00000000" w:rsidRPr="00000000">
        <w:rPr>
          <w:color w:val="000000"/>
          <w:rtl w:val="0"/>
        </w:rPr>
        <w:t xml:space="preserve">.</w:t>
      </w:r>
    </w:p>
    <w:p w:rsidR="00000000" w:rsidDel="00000000" w:rsidP="00000000" w:rsidRDefault="00000000" w:rsidRPr="00000000" w14:paraId="0000002E">
      <w:pPr>
        <w:spacing w:line="240" w:lineRule="auto"/>
        <w:jc w:val="both"/>
        <w:rPr>
          <w:strike w:val="1"/>
        </w:rPr>
      </w:pPr>
      <w:r w:rsidDel="00000000" w:rsidR="00000000" w:rsidRPr="00000000">
        <w:rPr>
          <w:color w:val="000000"/>
          <w:rtl w:val="0"/>
        </w:rPr>
        <w:t xml:space="preserve">         3.5 </w:t>
      </w:r>
      <w:r w:rsidDel="00000000" w:rsidR="00000000" w:rsidRPr="00000000">
        <w:rPr>
          <w:strike w:val="1"/>
          <w:color w:val="ff0000"/>
          <w:rtl w:val="0"/>
        </w:rPr>
        <w:t xml:space="preserve">Trazado línea eléctrica.</w:t>
      </w: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r>
    </w:p>
    <w:p w:rsidR="00000000" w:rsidDel="00000000" w:rsidP="00000000" w:rsidRDefault="00000000" w:rsidRPr="00000000" w14:paraId="00000030">
      <w:pPr>
        <w:spacing w:line="240" w:lineRule="auto"/>
        <w:jc w:val="both"/>
        <w:rPr>
          <w:b w:val="1"/>
        </w:rPr>
      </w:pPr>
      <w:bookmarkStart w:colFirst="0" w:colLast="0" w:name="_heading=h.gjdgxs" w:id="0"/>
      <w:bookmarkEnd w:id="0"/>
      <w:r w:rsidDel="00000000" w:rsidR="00000000" w:rsidRPr="00000000">
        <w:rPr>
          <w:b w:val="1"/>
          <w:rtl w:val="0"/>
        </w:rPr>
        <w:t xml:space="preserve">Introducción</w:t>
      </w:r>
    </w:p>
    <w:p w:rsidR="00000000" w:rsidDel="00000000" w:rsidP="00000000" w:rsidRDefault="00000000" w:rsidRPr="00000000" w14:paraId="00000031">
      <w:pPr>
        <w:spacing w:line="240" w:lineRule="auto"/>
        <w:jc w:val="both"/>
        <w:rPr>
          <w:b w:val="1"/>
        </w:rPr>
      </w:pPr>
      <w:r w:rsidDel="00000000" w:rsidR="00000000" w:rsidRPr="00000000">
        <w:rPr>
          <w:rtl w:val="0"/>
        </w:rPr>
      </w:r>
    </w:p>
    <w:tbl>
      <w:tblPr>
        <w:tblStyle w:val="Table5"/>
        <w:tblW w:w="145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96"/>
        <w:tblGridChange w:id="0">
          <w:tblGrid>
            <w:gridCol w:w="14596"/>
          </w:tblGrid>
        </w:tblGridChange>
      </w:tblGrid>
      <w:tr>
        <w:trPr>
          <w:cantSplit w:val="0"/>
          <w:trHeight w:val="444" w:hRule="atLeast"/>
          <w:tblHeader w:val="0"/>
        </w:trPr>
        <w:tc>
          <w:tcPr>
            <w:shd w:fill="d9d9d9" w:val="clear"/>
          </w:tcPr>
          <w:p w:rsidR="00000000" w:rsidDel="00000000" w:rsidP="00000000" w:rsidRDefault="00000000" w:rsidRPr="00000000" w14:paraId="00000032">
            <w:pPr>
              <w:pStyle w:val="Heading1"/>
              <w:spacing w:after="0" w:before="0" w:lineRule="auto"/>
              <w:jc w:val="center"/>
              <w:rPr>
                <w:sz w:val="22"/>
                <w:szCs w:val="22"/>
              </w:rPr>
            </w:pPr>
            <w:bookmarkStart w:colFirst="0" w:colLast="0" w:name="_heading=h.30j0zll" w:id="1"/>
            <w:bookmarkEnd w:id="1"/>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3">
            <w:pPr>
              <w:jc w:val="both"/>
              <w:rPr>
                <w:color w:val="ff0000"/>
              </w:rPr>
            </w:pPr>
            <w:r w:rsidDel="00000000" w:rsidR="00000000" w:rsidRPr="00000000">
              <w:rPr>
                <w:color w:val="ff0000"/>
                <w:rtl w:val="0"/>
              </w:rPr>
              <w:t xml:space="preserve">Estimado aprendiz, bienvenido al desarrollo de este componente, el cual está diseñado para que aprenda fortalezca sus conocimientos sobre esta área. También para entender cómo se ensamblan los cables eléctricos, tipos existentes, sus características y usos. A su vez, se asociará la reglamentación acerca del marco normativo y legal que regula el trabajo sobre los aparatos eléctricos.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color w:val="ff0000"/>
              </w:rPr>
            </w:pPr>
            <w:r w:rsidDel="00000000" w:rsidR="00000000" w:rsidRPr="00000000">
              <w:rPr>
                <w:color w:val="ff0000"/>
                <w:rtl w:val="0"/>
              </w:rPr>
              <w:t xml:space="preserve">La electricidad en el hogar, en la tienda, en la oficina o en cualquier industria, se ha convertido en algo indispensable, esta genera circuitos y equipos que pueden ser utilizados de forma continua, por ejemplo; en los servicios de iluminación, calefacción, ascensores, montacargas, electrodomésticos, ventilación, megafonía, teléfonos, televisores, entre otros. La electricidad también ha permitido añadir trabajo mecánico como una fuerza de transformación según las necesidades del caso específico. En este contexto, se entiende por instalación cualquier conjunto de equipos y circuitos asociados con los fines de producción, transformación, transmisión, distribución o aprovechamiento de energía eléctrica.</w:t>
            </w:r>
          </w:p>
          <w:p w:rsidR="00000000" w:rsidDel="00000000" w:rsidP="00000000" w:rsidRDefault="00000000" w:rsidRPr="00000000" w14:paraId="00000036">
            <w:pPr>
              <w:jc w:val="both"/>
              <w:rPr>
                <w:color w:val="000000"/>
              </w:rPr>
            </w:pPr>
            <w:r w:rsidDel="00000000" w:rsidR="00000000" w:rsidRPr="00000000">
              <w:rPr>
                <w:rtl w:val="0"/>
              </w:rPr>
            </w:r>
          </w:p>
          <w:p w:rsidR="00000000" w:rsidDel="00000000" w:rsidP="00000000" w:rsidRDefault="00000000" w:rsidRPr="00000000" w14:paraId="00000037">
            <w:pPr>
              <w:jc w:val="both"/>
              <w:rPr>
                <w:i w:val="1"/>
                <w:color w:val="bfbfbf"/>
              </w:rPr>
            </w:pPr>
            <w:r w:rsidDel="00000000" w:rsidR="00000000" w:rsidRPr="00000000">
              <w:rPr>
                <w:color w:val="ff0000"/>
                <w:rtl w:val="0"/>
              </w:rPr>
              <w:t xml:space="preserve">Lo invitamos a ver el siguiente video introductorio, en el cual se explicará de manera general todos los temas que se desarrollarán en este componente.</w:t>
            </w:r>
            <w:r w:rsidDel="00000000" w:rsidR="00000000" w:rsidRPr="00000000">
              <w:rPr>
                <w:i w:val="1"/>
                <w:color w:val="ff0000"/>
                <w:rtl w:val="0"/>
              </w:rPr>
              <w:t xml:space="preserve"> </w:t>
            </w:r>
            <w:r w:rsidDel="00000000" w:rsidR="00000000" w:rsidRPr="00000000">
              <w:rPr>
                <w:rtl w:val="0"/>
              </w:rPr>
            </w:r>
          </w:p>
        </w:tc>
      </w:tr>
    </w:tbl>
    <w:p w:rsidR="00000000" w:rsidDel="00000000" w:rsidP="00000000" w:rsidRDefault="00000000" w:rsidRPr="00000000" w14:paraId="00000038">
      <w:pPr>
        <w:spacing w:line="240" w:lineRule="auto"/>
        <w:jc w:val="both"/>
        <w:rPr>
          <w:color w:val="ff0000"/>
        </w:rPr>
      </w:pPr>
      <w:r w:rsidDel="00000000" w:rsidR="00000000" w:rsidRPr="00000000">
        <w:rPr>
          <w:rtl w:val="0"/>
        </w:rPr>
      </w:r>
    </w:p>
    <w:p w:rsidR="00000000" w:rsidDel="00000000" w:rsidP="00000000" w:rsidRDefault="00000000" w:rsidRPr="00000000" w14:paraId="00000039">
      <w:pPr>
        <w:spacing w:line="240" w:lineRule="auto"/>
        <w:jc w:val="both"/>
        <w:rPr>
          <w:b w:val="1"/>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rtl w:val="0"/>
        </w:rPr>
      </w:r>
    </w:p>
    <w:tbl>
      <w:tblPr>
        <w:tblStyle w:val="Table6"/>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9"/>
        <w:gridCol w:w="3801"/>
        <w:gridCol w:w="1134"/>
        <w:gridCol w:w="5670"/>
        <w:gridCol w:w="3040"/>
        <w:tblGridChange w:id="0">
          <w:tblGrid>
            <w:gridCol w:w="1009"/>
            <w:gridCol w:w="3801"/>
            <w:gridCol w:w="1134"/>
            <w:gridCol w:w="5670"/>
            <w:gridCol w:w="3040"/>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B">
            <w:pPr>
              <w:widowControl w:val="0"/>
              <w:jc w:val="both"/>
              <w:rPr/>
            </w:pPr>
            <w:bookmarkStart w:colFirst="0" w:colLast="0" w:name="_heading=h.1fob9te" w:id="2"/>
            <w:bookmarkEnd w:id="2"/>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3C">
            <w:pPr>
              <w:pStyle w:val="Title"/>
              <w:widowControl w:val="0"/>
              <w:spacing w:after="0" w:lineRule="auto"/>
              <w:jc w:val="center"/>
              <w:rPr>
                <w:sz w:val="22"/>
                <w:szCs w:val="22"/>
              </w:rPr>
            </w:pPr>
            <w:bookmarkStart w:colFirst="0" w:colLast="0" w:name="_heading=h.3znysh7" w:id="3"/>
            <w:bookmarkEnd w:id="3"/>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 (Este video no es el mismo que aparece en el HTML)</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40">
            <w:pPr>
              <w:widowControl w:val="0"/>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41">
            <w:pPr>
              <w:widowControl w:val="0"/>
              <w:jc w:val="both"/>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jc w:val="both"/>
              <w:rPr/>
            </w:pPr>
            <w:r w:rsidDel="00000000" w:rsidR="00000000" w:rsidRPr="00000000">
              <w:rPr>
                <w:rtl w:val="0"/>
              </w:rPr>
              <w:t xml:space="preserve">Título.</w:t>
            </w:r>
          </w:p>
        </w:tc>
        <w:tc>
          <w:tcPr>
            <w:gridSpan w:val="4"/>
            <w:shd w:fill="auto" w:val="clear"/>
            <w:tcMar>
              <w:top w:w="100.0" w:type="dxa"/>
              <w:left w:w="100.0" w:type="dxa"/>
              <w:bottom w:w="100.0" w:type="dxa"/>
              <w:right w:w="100.0" w:type="dxa"/>
            </w:tcMar>
          </w:tcPr>
          <w:p w:rsidR="00000000" w:rsidDel="00000000" w:rsidP="00000000" w:rsidRDefault="00000000" w:rsidRPr="00000000" w14:paraId="00000046">
            <w:pPr>
              <w:widowControl w:val="0"/>
              <w:jc w:val="both"/>
              <w:rPr/>
            </w:pPr>
            <w:r w:rsidDel="00000000" w:rsidR="00000000" w:rsidRPr="00000000">
              <w:rPr>
                <w:rtl w:val="0"/>
              </w:rPr>
              <w:t xml:space="preserve">Introducción a la documentación técnica de la instalación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jc w:val="both"/>
              <w:rPr/>
            </w:pPr>
            <w:r w:rsidDel="00000000" w:rsidR="00000000" w:rsidRPr="00000000">
              <w:rPr>
                <w:rtl w:val="0"/>
              </w:rPr>
              <w:t xml:space="preserve">Imagen relacionada con instalación eléctrica domiciliaria.</w:t>
            </w:r>
          </w:p>
          <w:p w:rsidR="00000000" w:rsidDel="00000000" w:rsidP="00000000" w:rsidRDefault="00000000" w:rsidRPr="00000000" w14:paraId="00000051">
            <w:pPr>
              <w:widowControl w:val="0"/>
              <w:jc w:val="both"/>
              <w:rPr/>
            </w:pPr>
            <w:r w:rsidDel="00000000" w:rsidR="00000000" w:rsidRPr="00000000">
              <w:rPr>
                <w:rtl w:val="0"/>
              </w:rPr>
            </w:r>
          </w:p>
          <w:p w:rsidR="00000000" w:rsidDel="00000000" w:rsidP="00000000" w:rsidRDefault="00000000" w:rsidRPr="00000000" w14:paraId="00000052">
            <w:pPr>
              <w:widowControl w:val="0"/>
              <w:jc w:val="both"/>
              <w:rPr/>
            </w:pPr>
            <w:r w:rsidDel="00000000" w:rsidR="00000000" w:rsidRPr="00000000">
              <w:rPr>
                <w:rtl w:val="0"/>
              </w:rPr>
              <w:t xml:space="preserve">     </w:t>
            </w:r>
            <w:sdt>
              <w:sdtPr>
                <w:tag w:val="goog_rdk_0"/>
              </w:sdtPr>
              <w:sdtContent>
                <w:commentRangeStart w:id="0"/>
              </w:sdtContent>
            </w:sdt>
            <w:r w:rsidDel="00000000" w:rsidR="00000000" w:rsidRPr="00000000">
              <w:rPr/>
              <w:drawing>
                <wp:inline distB="0" distT="0" distL="0" distR="0">
                  <wp:extent cx="2105755" cy="1684721"/>
                  <wp:effectExtent b="0" l="0" r="0" t="0"/>
                  <wp:docPr id="322"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105755" cy="168472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3">
            <w:pPr>
              <w:widowControl w:val="0"/>
              <w:jc w:val="both"/>
              <w:rPr/>
            </w:pPr>
            <w:r w:rsidDel="00000000" w:rsidR="00000000" w:rsidRPr="00000000">
              <w:rPr>
                <w:rtl w:val="0"/>
              </w:rPr>
            </w:r>
          </w:p>
          <w:p w:rsidR="00000000" w:rsidDel="00000000" w:rsidP="00000000" w:rsidRDefault="00000000" w:rsidRPr="00000000" w14:paraId="00000054">
            <w:pPr>
              <w:widowControl w:val="0"/>
              <w:jc w:val="both"/>
              <w:rPr/>
            </w:pPr>
            <w:r w:rsidDel="00000000" w:rsidR="00000000" w:rsidRPr="00000000">
              <w:rPr>
                <w:rtl w:val="0"/>
              </w:rPr>
              <w:t xml:space="preserve">Imagen: 228116_i1. </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before="240" w:lineRule="auto"/>
              <w:jc w:val="both"/>
              <w:rPr/>
            </w:pPr>
            <w:r w:rsidDel="00000000" w:rsidR="00000000" w:rsidRPr="00000000">
              <w:rPr>
                <w:rtl w:val="0"/>
              </w:rPr>
              <w:t xml:space="preserve">La instalación eléctrica domiciliaria hace referencia a una serie de obras e instalaciones que se realizan para dotar de energía a todos los equipos eléctricos de una vivienda o negocio. Es importante agregar que la construcción eléctrica que requieren es un proceso que va cambiando constantemente con la tecnología, pues para lograr este diseño se debe tener en cuenta nuevos y cambiantes conceptos relacionados con la electricidad y los montajes de este tipo de procesos.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jc w:val="both"/>
              <w:rPr/>
            </w:pPr>
            <w:r w:rsidDel="00000000" w:rsidR="00000000" w:rsidRPr="00000000">
              <w:rPr>
                <w:rtl w:val="0"/>
              </w:rPr>
              <w:t xml:space="preserve">Instalación eléctrica domiciliaria.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jc w:val="both"/>
              <w:rPr/>
            </w:pPr>
            <w:r w:rsidDel="00000000" w:rsidR="00000000" w:rsidRPr="00000000">
              <w:rPr>
                <w:rtl w:val="0"/>
              </w:rPr>
              <w:t xml:space="preserve">Imagen relacionada con la complejidad de las instalaciones </w:t>
            </w:r>
            <w:sdt>
              <w:sdtPr>
                <w:tag w:val="goog_rdk_1"/>
              </w:sdtPr>
              <w:sdtContent>
                <w:commentRangeStart w:id="1"/>
              </w:sdtContent>
            </w:sdt>
            <w:r w:rsidDel="00000000" w:rsidR="00000000" w:rsidRPr="00000000">
              <w:rPr>
                <w:rtl w:val="0"/>
              </w:rPr>
              <w:t xml:space="preserve">eléctricas</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5C">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120" w:before="240" w:lineRule="auto"/>
              <w:jc w:val="both"/>
              <w:rPr/>
            </w:pPr>
            <w:r w:rsidDel="00000000" w:rsidR="00000000" w:rsidRPr="00000000">
              <w:rPr>
                <w:rtl w:val="0"/>
              </w:rPr>
              <w:t xml:space="preserve">La complejidad de este tipo de instalaciones puede variar según su ubicación en la serie de instalaciones y la función a realizar. De este modo se construyen instalaciones tan sencillas como las que se ven a diario en viviendas o comercios, y que a primera vista se vean algunos de sus componentes, como la toma de servicio, luminarias, contactos, etc.</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jc w:val="both"/>
              <w:rPr/>
            </w:pPr>
            <w:r w:rsidDel="00000000" w:rsidR="00000000" w:rsidRPr="00000000">
              <w:rPr>
                <w:rtl w:val="0"/>
              </w:rPr>
              <w:t xml:space="preserve">Complejidad de las instalaciones eléctricas.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jc w:val="both"/>
              <w:rPr/>
            </w:pPr>
            <w:r w:rsidDel="00000000" w:rsidR="00000000" w:rsidRPr="00000000">
              <w:rPr>
                <w:rtl w:val="0"/>
              </w:rPr>
              <w:t xml:space="preserve">Imagen relacionada con instalación eléctrica en empresas. </w:t>
            </w:r>
          </w:p>
          <w:p w:rsidR="00000000" w:rsidDel="00000000" w:rsidP="00000000" w:rsidRDefault="00000000" w:rsidRPr="00000000" w14:paraId="00000062">
            <w:pPr>
              <w:widowControl w:val="0"/>
              <w:jc w:val="both"/>
              <w:rPr/>
            </w:pPr>
            <w:r w:rsidDel="00000000" w:rsidR="00000000" w:rsidRPr="00000000">
              <w:rPr>
                <w:rtl w:val="0"/>
              </w:rPr>
            </w:r>
          </w:p>
          <w:p w:rsidR="00000000" w:rsidDel="00000000" w:rsidP="00000000" w:rsidRDefault="00000000" w:rsidRPr="00000000" w14:paraId="00000063">
            <w:pPr>
              <w:widowControl w:val="0"/>
              <w:jc w:val="both"/>
              <w:rPr/>
            </w:pPr>
            <w:r w:rsidDel="00000000" w:rsidR="00000000" w:rsidRPr="00000000">
              <w:rPr>
                <w:rtl w:val="0"/>
              </w:rPr>
              <w:t xml:space="preserve">     </w:t>
            </w:r>
            <w:sdt>
              <w:sdtPr>
                <w:tag w:val="goog_rdk_2"/>
              </w:sdtPr>
              <w:sdtContent>
                <w:commentRangeStart w:id="2"/>
              </w:sdtContent>
            </w:sdt>
            <w:r w:rsidDel="00000000" w:rsidR="00000000" w:rsidRPr="00000000">
              <w:rPr/>
              <w:drawing>
                <wp:inline distB="0" distT="0" distL="0" distR="0">
                  <wp:extent cx="2286635" cy="1523365"/>
                  <wp:effectExtent b="0" l="0" r="0" t="0"/>
                  <wp:docPr descr="Foto mujer ingeniera eléctrica revisando el voltaje en el gabinete de distribución de energía en el mantenimiento preventivo de la sala de control electricista anual de tailandia que trabaja en la empresa" id="324" name="image15.jpg"/>
                  <a:graphic>
                    <a:graphicData uri="http://schemas.openxmlformats.org/drawingml/2006/picture">
                      <pic:pic>
                        <pic:nvPicPr>
                          <pic:cNvPr descr="Foto mujer ingeniera eléctrica revisando el voltaje en el gabinete de distribución de energía en el mantenimiento preventivo de la sala de control electricista anual de tailandia que trabaja en la empresa" id="0" name="image15.jpg"/>
                          <pic:cNvPicPr preferRelativeResize="0"/>
                        </pic:nvPicPr>
                        <pic:blipFill>
                          <a:blip r:embed="rId10"/>
                          <a:srcRect b="0" l="0" r="0" t="0"/>
                          <a:stretch>
                            <a:fillRect/>
                          </a:stretch>
                        </pic:blipFill>
                        <pic:spPr>
                          <a:xfrm>
                            <a:off x="0" y="0"/>
                            <a:ext cx="2286635" cy="152336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4">
            <w:pPr>
              <w:widowControl w:val="0"/>
              <w:jc w:val="both"/>
              <w:rPr/>
            </w:pPr>
            <w:r w:rsidDel="00000000" w:rsidR="00000000" w:rsidRPr="00000000">
              <w:rPr>
                <w:rtl w:val="0"/>
              </w:rPr>
            </w:r>
          </w:p>
          <w:p w:rsidR="00000000" w:rsidDel="00000000" w:rsidP="00000000" w:rsidRDefault="00000000" w:rsidRPr="00000000" w14:paraId="00000065">
            <w:pPr>
              <w:widowControl w:val="0"/>
              <w:jc w:val="both"/>
              <w:rPr/>
            </w:pPr>
            <w:r w:rsidDel="00000000" w:rsidR="00000000" w:rsidRPr="00000000">
              <w:rPr>
                <w:rtl w:val="0"/>
              </w:rPr>
              <w:t xml:space="preserve">Imagen: 228116_i2.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before="240" w:lineRule="auto"/>
              <w:jc w:val="both"/>
              <w:rPr/>
            </w:pPr>
            <w:r w:rsidDel="00000000" w:rsidR="00000000" w:rsidRPr="00000000">
              <w:rPr>
                <w:rtl w:val="0"/>
              </w:rPr>
              <w:t xml:space="preserve">Pero podemos observar grandes instalaciones en empresas con esquemas mucho más complejos, diferentes tipos de contactos e incluso cuentas, pero con una característica común en relación con los esquemas para su trabajo y es la necesidad de la planificación tanto de la instalación como en la instalación de las mismas y su puesta en ejecución.</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jc w:val="both"/>
              <w:rPr/>
            </w:pPr>
            <w:r w:rsidDel="00000000" w:rsidR="00000000" w:rsidRPr="00000000">
              <w:rPr>
                <w:rtl w:val="0"/>
              </w:rPr>
              <w:t xml:space="preserve">Grandes instalaciones en empresas.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jc w:val="both"/>
              <w:rPr/>
            </w:pPr>
            <w:r w:rsidDel="00000000" w:rsidR="00000000" w:rsidRPr="00000000">
              <w:rPr>
                <w:rtl w:val="0"/>
              </w:rPr>
              <w:t xml:space="preserve">Imagen relacionada con sistemas de protección de los dispositivos.</w:t>
            </w:r>
          </w:p>
          <w:p w:rsidR="00000000" w:rsidDel="00000000" w:rsidP="00000000" w:rsidRDefault="00000000" w:rsidRPr="00000000" w14:paraId="0000006B">
            <w:pPr>
              <w:widowControl w:val="0"/>
              <w:jc w:val="both"/>
              <w:rPr/>
            </w:pPr>
            <w:r w:rsidDel="00000000" w:rsidR="00000000" w:rsidRPr="00000000">
              <w:rPr>
                <w:rtl w:val="0"/>
              </w:rPr>
            </w:r>
          </w:p>
          <w:p w:rsidR="00000000" w:rsidDel="00000000" w:rsidP="00000000" w:rsidRDefault="00000000" w:rsidRPr="00000000" w14:paraId="0000006C">
            <w:pPr>
              <w:widowControl w:val="0"/>
              <w:jc w:val="both"/>
              <w:rPr/>
            </w:pPr>
            <w:r w:rsidDel="00000000" w:rsidR="00000000" w:rsidRPr="00000000">
              <w:rPr>
                <w:rtl w:val="0"/>
              </w:rPr>
              <w:t xml:space="preserve">     </w:t>
            </w:r>
            <w:sdt>
              <w:sdtPr>
                <w:tag w:val="goog_rdk_3"/>
              </w:sdtPr>
              <w:sdtContent>
                <w:commentRangeStart w:id="3"/>
              </w:sdtContent>
            </w:sdt>
            <w:r w:rsidDel="00000000" w:rsidR="00000000" w:rsidRPr="00000000">
              <w:rPr/>
              <w:drawing>
                <wp:inline distB="0" distT="0" distL="0" distR="0">
                  <wp:extent cx="2286635" cy="1994535"/>
                  <wp:effectExtent b="0" l="0" r="0" t="0"/>
                  <wp:docPr id="323"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2286635" cy="19945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D">
            <w:pPr>
              <w:widowControl w:val="0"/>
              <w:jc w:val="both"/>
              <w:rPr/>
            </w:pPr>
            <w:r w:rsidDel="00000000" w:rsidR="00000000" w:rsidRPr="00000000">
              <w:rPr>
                <w:rtl w:val="0"/>
              </w:rPr>
              <w:t xml:space="preserve">Imagen: 228116_i3.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F">
            <w:pPr>
              <w:spacing w:after="120" w:before="240" w:lineRule="auto"/>
              <w:jc w:val="both"/>
              <w:rPr/>
            </w:pPr>
            <w:r w:rsidDel="00000000" w:rsidR="00000000" w:rsidRPr="00000000">
              <w:rPr>
                <w:rtl w:val="0"/>
              </w:rPr>
              <w:t xml:space="preserve">Se puede decir que el principal requisito para el aprovechamiento de la energía eléctrica en cualquier tipo de aparato eléctrico es un circuito, que consiste en una fuente de tensión que proporciona corriente eléctrica a uno o más componentes. controlado por interruptores.</w:t>
            </w:r>
          </w:p>
          <w:p w:rsidR="00000000" w:rsidDel="00000000" w:rsidP="00000000" w:rsidRDefault="00000000" w:rsidRPr="00000000" w14:paraId="00000070">
            <w:pPr>
              <w:spacing w:after="120" w:before="240" w:lineRule="auto"/>
              <w:jc w:val="both"/>
              <w:rPr/>
            </w:pPr>
            <w:r w:rsidDel="00000000" w:rsidR="00000000" w:rsidRPr="00000000">
              <w:rPr>
                <w:rtl w:val="0"/>
              </w:rPr>
              <w:t xml:space="preserve">Dentro del proceso de instalaciones eléctricas, hay conceptos importantes a tener en cuenta tales como la medida y protección, así como las conexiones, cajas y soportes que están diseñados para la producción, transmisión, transmisión y conversión de energía eléctrica y su uso; los sistemas de protección en los dispositivos, conocimiento de protección contra cortocircuitos y cálculos necesarios para la puesta a tierra; como aspectos y temáticas relevantes dentro de este tema de estudio.</w:t>
            </w:r>
          </w:p>
          <w:p w:rsidR="00000000" w:rsidDel="00000000" w:rsidP="00000000" w:rsidRDefault="00000000" w:rsidRPr="00000000" w14:paraId="00000071">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jc w:val="both"/>
              <w:rPr/>
            </w:pPr>
            <w:r w:rsidDel="00000000" w:rsidR="00000000" w:rsidRPr="00000000">
              <w:rPr>
                <w:rtl w:val="0"/>
              </w:rPr>
              <w:t xml:space="preserve">Sistemas de protección en los dispositivos.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jc w:val="both"/>
              <w:rPr/>
            </w:pPr>
            <w:r w:rsidDel="00000000" w:rsidR="00000000" w:rsidRPr="00000000">
              <w:rPr>
                <w:rtl w:val="0"/>
              </w:rPr>
              <w:t xml:space="preserve">Imagen relacionada con dispositivos eléctricos.</w:t>
            </w:r>
          </w:p>
          <w:p w:rsidR="00000000" w:rsidDel="00000000" w:rsidP="00000000" w:rsidRDefault="00000000" w:rsidRPr="00000000" w14:paraId="00000075">
            <w:pPr>
              <w:widowControl w:val="0"/>
              <w:jc w:val="both"/>
              <w:rPr/>
            </w:pPr>
            <w:r w:rsidDel="00000000" w:rsidR="00000000" w:rsidRPr="00000000">
              <w:rPr>
                <w:rtl w:val="0"/>
              </w:rPr>
            </w:r>
          </w:p>
          <w:p w:rsidR="00000000" w:rsidDel="00000000" w:rsidP="00000000" w:rsidRDefault="00000000" w:rsidRPr="00000000" w14:paraId="00000076">
            <w:pPr>
              <w:widowControl w:val="0"/>
              <w:jc w:val="both"/>
              <w:rPr/>
            </w:pPr>
            <w:r w:rsidDel="00000000" w:rsidR="00000000" w:rsidRPr="00000000">
              <w:rPr>
                <w:rtl w:val="0"/>
              </w:rPr>
              <w:t xml:space="preserve">     </w:t>
            </w:r>
            <w:sdt>
              <w:sdtPr>
                <w:tag w:val="goog_rdk_4"/>
              </w:sdtPr>
              <w:sdtContent>
                <w:commentRangeStart w:id="4"/>
              </w:sdtContent>
            </w:sdt>
            <w:r w:rsidDel="00000000" w:rsidR="00000000" w:rsidRPr="00000000">
              <w:rPr/>
              <w:drawing>
                <wp:inline distB="0" distT="0" distL="0" distR="0">
                  <wp:extent cx="2286635" cy="1102995"/>
                  <wp:effectExtent b="0" l="0" r="0" t="0"/>
                  <wp:docPr descr="Vector gratuito ilustración de cables y cables usb rotos" id="326" name="image25.jpg"/>
                  <a:graphic>
                    <a:graphicData uri="http://schemas.openxmlformats.org/drawingml/2006/picture">
                      <pic:pic>
                        <pic:nvPicPr>
                          <pic:cNvPr descr="Vector gratuito ilustración de cables y cables usb rotos" id="0" name="image25.jpg"/>
                          <pic:cNvPicPr preferRelativeResize="0"/>
                        </pic:nvPicPr>
                        <pic:blipFill>
                          <a:blip r:embed="rId12"/>
                          <a:srcRect b="0" l="0" r="0" t="0"/>
                          <a:stretch>
                            <a:fillRect/>
                          </a:stretch>
                        </pic:blipFill>
                        <pic:spPr>
                          <a:xfrm>
                            <a:off x="0" y="0"/>
                            <a:ext cx="2286635" cy="110299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7">
            <w:pPr>
              <w:widowControl w:val="0"/>
              <w:jc w:val="both"/>
              <w:rPr/>
            </w:pPr>
            <w:r w:rsidDel="00000000" w:rsidR="00000000" w:rsidRPr="00000000">
              <w:rPr>
                <w:rtl w:val="0"/>
              </w:rPr>
            </w:r>
          </w:p>
          <w:p w:rsidR="00000000" w:rsidDel="00000000" w:rsidP="00000000" w:rsidRDefault="00000000" w:rsidRPr="00000000" w14:paraId="00000078">
            <w:pPr>
              <w:widowControl w:val="0"/>
              <w:jc w:val="both"/>
              <w:rPr/>
            </w:pPr>
            <w:r w:rsidDel="00000000" w:rsidR="00000000" w:rsidRPr="00000000">
              <w:rPr>
                <w:rtl w:val="0"/>
              </w:rPr>
              <w:t xml:space="preserve">Imagen: 228116_i4.</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before="240" w:lineRule="auto"/>
              <w:jc w:val="both"/>
              <w:rPr/>
            </w:pPr>
            <w:r w:rsidDel="00000000" w:rsidR="00000000" w:rsidRPr="00000000">
              <w:rPr>
                <w:rtl w:val="0"/>
              </w:rPr>
              <w:t xml:space="preserve">El tema del diseño de redes e instalaciones eléctricas se convierte en un punto de referencia que realmente cubre todo el funcionamiento y la comprensión de los elementos específicos de los dispositivos eléctricos y todos sus sistemas de protección y cómo se deben controlar los diversos esquemas.</w:t>
            </w:r>
          </w:p>
          <w:p w:rsidR="00000000" w:rsidDel="00000000" w:rsidP="00000000" w:rsidRDefault="00000000" w:rsidRPr="00000000" w14:paraId="0000007B">
            <w:pPr>
              <w:spacing w:after="120" w:before="240" w:lineRule="auto"/>
              <w:jc w:val="both"/>
              <w:rPr/>
            </w:pPr>
            <w:r w:rsidDel="00000000" w:rsidR="00000000" w:rsidRPr="00000000">
              <w:rPr>
                <w:rtl w:val="0"/>
              </w:rPr>
              <w:t xml:space="preserve">Es importante tener en cuenta que, para la comprensión de este componente formativo, se debe partir de la definición de un sistema eléctrico como el trayecto de la electricidad a través de cables desde la fuente de energía hasta el punto de consumo. Así mismo se debe saber que un sistema eléctrico necesita una fuente de energía para funcionar, en este caso la electricidad.</w:t>
            </w:r>
          </w:p>
          <w:p w:rsidR="00000000" w:rsidDel="00000000" w:rsidP="00000000" w:rsidRDefault="00000000" w:rsidRPr="00000000" w14:paraId="0000007C">
            <w:pPr>
              <w:jc w:val="both"/>
              <w:rPr/>
            </w:pPr>
            <w:r w:rsidDel="00000000" w:rsidR="00000000" w:rsidRPr="00000000">
              <w:rPr>
                <w:rtl w:val="0"/>
              </w:rPr>
              <w:t xml:space="preserve">En este orden de ideas, otro concepto que es importante tener presente hace referencia a las partes o secciones de los sistemas eléctricos dentro de los que se encuentran: propiedades y conceptos básicos, componentes y clases de sistemas eléctricos, definición de sistemas eléctricos y detalles de los elementos del sistema eléctrico, muchos de los cuales se desarrollaran dentro del presente componente y para otros se dejara material complementario que puede ser abordado por usted para ampliar su proceso de aprendizaje.  Bienvenido, entonces, a esta experiencia de conocimiento.</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jc w:val="both"/>
              <w:rPr/>
            </w:pPr>
            <w:r w:rsidDel="00000000" w:rsidR="00000000" w:rsidRPr="00000000">
              <w:rPr>
                <w:rtl w:val="0"/>
              </w:rPr>
              <w:t xml:space="preserve">Dispositivos eléctricos.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F">
            <w:pPr>
              <w:widowControl w:val="0"/>
              <w:jc w:val="both"/>
              <w:rPr/>
            </w:pPr>
            <w:r w:rsidDel="00000000" w:rsidR="00000000" w:rsidRPr="00000000">
              <w:rPr>
                <w:rtl w:val="0"/>
              </w:rPr>
              <w:t xml:space="preserve">228116_V1.</w:t>
            </w:r>
          </w:p>
        </w:tc>
      </w:tr>
    </w:tbl>
    <w:p w:rsidR="00000000" w:rsidDel="00000000" w:rsidP="00000000" w:rsidRDefault="00000000" w:rsidRPr="00000000" w14:paraId="00000083">
      <w:pPr>
        <w:spacing w:line="240" w:lineRule="auto"/>
        <w:jc w:val="both"/>
        <w:rPr>
          <w:b w:val="1"/>
        </w:rPr>
      </w:pPr>
      <w:r w:rsidDel="00000000" w:rsidR="00000000" w:rsidRPr="00000000">
        <w:rPr>
          <w:b w:val="1"/>
          <w:rtl w:val="0"/>
        </w:rPr>
        <w:t xml:space="preserve">Desarrollo de contenidos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63398400</wp:posOffset>
                </wp:positionV>
                <wp:extent cx="9915525" cy="4429125"/>
                <wp:effectExtent b="0" l="0" r="0" t="0"/>
                <wp:wrapNone/>
                <wp:docPr id="291" name=""/>
                <a:graphic>
                  <a:graphicData uri="http://schemas.microsoft.com/office/word/2010/wordprocessingGroup">
                    <wpg:wgp>
                      <wpg:cNvGrpSpPr/>
                      <wpg:grpSpPr>
                        <a:xfrm>
                          <a:off x="388225" y="1565425"/>
                          <a:ext cx="9915525" cy="4429125"/>
                          <a:chOff x="388225" y="1565425"/>
                          <a:chExt cx="9915550" cy="4429150"/>
                        </a:xfrm>
                      </wpg:grpSpPr>
                      <wpg:grpSp>
                        <wpg:cNvGrpSpPr/>
                        <wpg:grpSpPr>
                          <a:xfrm>
                            <a:off x="388238" y="1565438"/>
                            <a:ext cx="9915525" cy="4429125"/>
                            <a:chOff x="388225" y="1565425"/>
                            <a:chExt cx="9915550" cy="4429150"/>
                          </a:xfrm>
                        </wpg:grpSpPr>
                        <wps:wsp>
                          <wps:cNvSpPr/>
                          <wps:cNvPr id="3" name="Shape 3"/>
                          <wps:spPr>
                            <a:xfrm>
                              <a:off x="388225" y="1565425"/>
                              <a:ext cx="9915550" cy="442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238" y="1565438"/>
                              <a:ext cx="9915525" cy="4429125"/>
                              <a:chOff x="388200" y="1565375"/>
                              <a:chExt cx="9915600" cy="4429250"/>
                            </a:xfrm>
                          </wpg:grpSpPr>
                          <wps:wsp>
                            <wps:cNvSpPr/>
                            <wps:cNvPr id="5" name="Shape 5"/>
                            <wps:spPr>
                              <a:xfrm>
                                <a:off x="388200" y="1565375"/>
                                <a:ext cx="9915600" cy="442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238" y="1565438"/>
                                <a:ext cx="9915525" cy="4429125"/>
                                <a:chOff x="379125" y="1552725"/>
                                <a:chExt cx="9937350" cy="4454550"/>
                              </a:xfrm>
                            </wpg:grpSpPr>
                            <wps:wsp>
                              <wps:cNvSpPr/>
                              <wps:cNvPr id="7" name="Shape 7"/>
                              <wps:spPr>
                                <a:xfrm>
                                  <a:off x="379125" y="1552725"/>
                                  <a:ext cx="9937350" cy="445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238" y="1565438"/>
                                  <a:ext cx="9915525" cy="4429125"/>
                                  <a:chOff x="0" y="0"/>
                                  <a:chExt cx="11332543" cy="6330530"/>
                                </a:xfrm>
                              </wpg:grpSpPr>
                              <wps:wsp>
                                <wps:cNvSpPr/>
                                <wps:cNvPr id="9" name="Shape 9"/>
                                <wps:spPr>
                                  <a:xfrm>
                                    <a:off x="0" y="0"/>
                                    <a:ext cx="11332525" cy="6330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5400000">
                                    <a:off x="709199" y="2915488"/>
                                    <a:ext cx="1086499" cy="86115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 Planos</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txbxContent>
                                </wps:txbx>
                                <wps:bodyPr anchorCtr="0" anchor="ctr" bIns="45700" lIns="91425" spcFirstLastPara="1" rIns="91425" wrap="square" tIns="45700">
                                  <a:noAutofit/>
                                </wps:bodyPr>
                              </wps:wsp>
                              <wps:wsp>
                                <wps:cNvSpPr/>
                                <wps:cNvPr id="11" name="Shape 11"/>
                                <wps:spPr>
                                  <a:xfrm rot="-5400000">
                                    <a:off x="-730720" y="798129"/>
                                    <a:ext cx="2221992" cy="752323"/>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1146.999969482421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planos eléctricos</w:t>
                                      </w:r>
                                    </w:p>
                                  </w:txbxContent>
                                </wps:txbx>
                                <wps:bodyPr anchorCtr="0" anchor="ctr" bIns="45700" lIns="91425" spcFirstLastPara="1" rIns="91425" wrap="square" tIns="45700">
                                  <a:noAutofit/>
                                </wps:bodyPr>
                              </wps:wsp>
                              <wps:wsp>
                                <wps:cNvSpPr/>
                                <wps:cNvPr id="12" name="Shape 12"/>
                                <wps:spPr>
                                  <a:xfrm rot="-5400000">
                                    <a:off x="123897" y="798131"/>
                                    <a:ext cx="2221990" cy="752322"/>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1146.999969482421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de símbolos</w:t>
                                      </w:r>
                                    </w:p>
                                  </w:txbxContent>
                                </wps:txbx>
                                <wps:bodyPr anchorCtr="0" anchor="ctr" bIns="45700" lIns="91425" spcFirstLastPara="1" rIns="91425" wrap="square" tIns="45700">
                                  <a:noAutofit/>
                                </wps:bodyPr>
                              </wps:wsp>
                              <wps:wsp>
                                <wps:cNvSpPr/>
                                <wps:cNvPr id="13" name="Shape 13"/>
                                <wps:spPr>
                                  <a:xfrm rot="-5400000">
                                    <a:off x="993999" y="780476"/>
                                    <a:ext cx="2221998"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1146.9999694824219"/>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Nomenclatura en planos</w:t>
                                      </w:r>
                                    </w:p>
                                  </w:txbxContent>
                                </wps:txbx>
                                <wps:bodyPr anchorCtr="0" anchor="ctr" bIns="45700" lIns="91425" spcFirstLastPara="1" rIns="91425" wrap="square" tIns="45700">
                                  <a:noAutofit/>
                                </wps:bodyPr>
                              </wps:wsp>
                              <wps:wsp>
                                <wps:cNvSpPr/>
                                <wps:cNvPr id="14" name="Shape 14"/>
                                <wps:spPr>
                                  <a:xfrm rot="-5400000">
                                    <a:off x="4051256" y="2973053"/>
                                    <a:ext cx="1419697" cy="11177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1146.9999694824219"/>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Arquitectura</w:t>
                                      </w:r>
                                    </w:p>
                                  </w:txbxContent>
                                </wps:txbx>
                                <wps:bodyPr anchorCtr="0" anchor="ctr" bIns="45700" lIns="91425" spcFirstLastPara="1" rIns="91425" wrap="square" tIns="45700">
                                  <a:noAutofit/>
                                </wps:bodyPr>
                              </wps:wsp>
                              <wps:wsp>
                                <wps:cNvSpPr/>
                                <wps:cNvPr id="15" name="Shape 15"/>
                                <wps:spPr>
                                  <a:xfrm rot="-5400000">
                                    <a:off x="2344960" y="753596"/>
                                    <a:ext cx="2222001"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Tipo de arquitectura</w:t>
                                      </w:r>
                                    </w:p>
                                  </w:txbxContent>
                                </wps:txbx>
                                <wps:bodyPr anchorCtr="0" anchor="ctr" bIns="45700" lIns="91425" spcFirstLastPara="1" rIns="91425" wrap="square" tIns="45700">
                                  <a:noAutofit/>
                                </wps:bodyPr>
                              </wps:wsp>
                              <wps:wsp>
                                <wps:cNvSpPr/>
                                <wps:cNvPr id="16" name="Shape 16"/>
                                <wps:spPr>
                                  <a:xfrm rot="-5400000">
                                    <a:off x="4108759" y="780477"/>
                                    <a:ext cx="2222008"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Herramienta eléctricas</w:t>
                                      </w:r>
                                    </w:p>
                                  </w:txbxContent>
                                </wps:txbx>
                                <wps:bodyPr anchorCtr="0" anchor="ctr" bIns="45700" lIns="91425" spcFirstLastPara="1" rIns="91425" wrap="square" tIns="45700">
                                  <a:noAutofit/>
                                </wps:bodyPr>
                              </wps:wsp>
                              <wps:wsp>
                                <wps:cNvSpPr/>
                                <wps:cNvPr id="17" name="Shape 17"/>
                                <wps:spPr>
                                  <a:xfrm rot="-5400000">
                                    <a:off x="4962671" y="803423"/>
                                    <a:ext cx="2222011"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Equipos de redes eléctricas</w:t>
                                      </w:r>
                                    </w:p>
                                  </w:txbxContent>
                                </wps:txbx>
                                <wps:bodyPr anchorCtr="0" anchor="ctr" bIns="45700" lIns="91425" spcFirstLastPara="1" rIns="91425" wrap="square" tIns="45700">
                                  <a:noAutofit/>
                                </wps:bodyPr>
                              </wps:wsp>
                              <wps:wsp>
                                <wps:cNvSpPr/>
                                <wps:cNvPr id="18" name="Shape 18"/>
                                <wps:spPr>
                                  <a:xfrm rot="-5400000">
                                    <a:off x="9890022" y="842754"/>
                                    <a:ext cx="2221991" cy="663050"/>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Trazado línea eléctrica</w:t>
                                      </w:r>
                                    </w:p>
                                  </w:txbxContent>
                                </wps:txbx>
                                <wps:bodyPr anchorCtr="0" anchor="ctr" bIns="45700" lIns="91425" spcFirstLastPara="1" rIns="91425" wrap="square" tIns="45700">
                                  <a:noAutofit/>
                                </wps:bodyPr>
                              </wps:wsp>
                              <wps:wsp>
                                <wps:cNvSpPr/>
                                <wps:cNvPr id="19" name="Shape 19"/>
                                <wps:spPr>
                                  <a:xfrm rot="-5400000">
                                    <a:off x="3240306" y="780479"/>
                                    <a:ext cx="2222005"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Clasificación red eléctrica</w:t>
                                      </w:r>
                                    </w:p>
                                  </w:txbxContent>
                                </wps:txbx>
                                <wps:bodyPr anchorCtr="0" anchor="ctr" bIns="45700" lIns="91425" spcFirstLastPara="1" rIns="91425" wrap="square" tIns="45700">
                                  <a:noAutofit/>
                                </wps:bodyPr>
                              </wps:wsp>
                              <wps:wsp>
                                <wps:cNvSpPr/>
                                <wps:cNvPr id="20" name="Shape 20"/>
                                <wps:spPr>
                                  <a:xfrm rot="-5400000">
                                    <a:off x="8944053" y="636384"/>
                                    <a:ext cx="2285286" cy="1012518"/>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Funcionamiento tableros eléctricos</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p>
                                  </w:txbxContent>
                                </wps:txbx>
                                <wps:bodyPr anchorCtr="0" anchor="ctr" bIns="45700" lIns="91425" spcFirstLastPara="1" rIns="91425" wrap="square" tIns="45700">
                                  <a:noAutofit/>
                                </wps:bodyPr>
                              </wps:wsp>
                              <wps:wsp>
                                <wps:cNvSpPr/>
                                <wps:cNvPr id="21" name="Shape 21"/>
                                <wps:spPr>
                                  <a:xfrm rot="-5400000">
                                    <a:off x="8018013" y="751879"/>
                                    <a:ext cx="2291379"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Tipo de cableado eléctrico</w:t>
                                      </w:r>
                                    </w:p>
                                  </w:txbxContent>
                                </wps:txbx>
                                <wps:bodyPr anchorCtr="0" anchor="ctr" bIns="45700" lIns="91425" spcFirstLastPara="1" rIns="91425" wrap="square" tIns="45700">
                                  <a:noAutofit/>
                                </wps:bodyPr>
                              </wps:wsp>
                              <wps:wsp>
                                <wps:cNvSpPr/>
                                <wps:cNvPr id="22" name="Shape 22"/>
                                <wps:spPr>
                                  <a:xfrm rot="-5400000">
                                    <a:off x="7146230" y="755050"/>
                                    <a:ext cx="2285288" cy="7876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Normas de seguridad</w:t>
                                      </w:r>
                                    </w:p>
                                  </w:txbxContent>
                                </wps:txbx>
                                <wps:bodyPr anchorCtr="0" anchor="ctr" bIns="45700" lIns="91425" spcFirstLastPara="1" rIns="91425" wrap="square" tIns="45700">
                                  <a:noAutofit/>
                                </wps:bodyPr>
                              </wps:wsp>
                              <wps:wsp>
                                <wps:cNvSpPr/>
                                <wps:cNvPr id="23" name="Shape 23"/>
                                <wps:spPr>
                                  <a:xfrm rot="-5400000">
                                    <a:off x="6301918" y="748833"/>
                                    <a:ext cx="2285285" cy="787621"/>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Cálculos eléctricos</w:t>
                                      </w:r>
                                    </w:p>
                                  </w:txbxContent>
                                </wps:txbx>
                                <wps:bodyPr anchorCtr="0" anchor="ctr" bIns="45700" lIns="91425" spcFirstLastPara="1" rIns="91425" wrap="square" tIns="45700">
                                  <a:noAutofit/>
                                </wps:bodyPr>
                              </wps:wsp>
                              <wps:wsp>
                                <wps:cNvSpPr/>
                                <wps:cNvPr id="24" name="Shape 24"/>
                                <wps:spPr>
                                  <a:xfrm rot="-5400000">
                                    <a:off x="8466257" y="3005621"/>
                                    <a:ext cx="1500523" cy="1170163"/>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Circuitos eléctricos</w:t>
                                      </w:r>
                                    </w:p>
                                  </w:txbxContent>
                                </wps:txbx>
                                <wps:bodyPr anchorCtr="0" anchor="ctr" bIns="45700" lIns="91425" spcFirstLastPara="1" rIns="91425" wrap="square" tIns="45700">
                                  <a:noAutofit/>
                                </wps:bodyPr>
                              </wps:wsp>
                              <wps:wsp>
                                <wps:cNvSpPr/>
                                <wps:cNvPr id="25" name="Shape 25"/>
                                <wps:spPr>
                                  <a:xfrm rot="-5400000">
                                    <a:off x="969484" y="1171875"/>
                                    <a:ext cx="559844" cy="2498811"/>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5400000">
                                    <a:off x="4482303" y="707055"/>
                                    <a:ext cx="559844" cy="3410524"/>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5400000">
                                    <a:off x="8911726" y="284870"/>
                                    <a:ext cx="559844" cy="4281788"/>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5400000">
                                    <a:off x="4999097" y="13056"/>
                                    <a:ext cx="559844" cy="9045162"/>
                                  </a:xfrm>
                                  <a:prstGeom prst="lef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5400000">
                                    <a:off x="4580172" y="5061822"/>
                                    <a:ext cx="1419697" cy="1117719"/>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75.00000953674316"/>
                                        <w:ind w:left="287.00000762939453" w:right="0" w:firstLine="1146.9999694824219"/>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Introducción</w:t>
                                      </w:r>
                                    </w:p>
                                  </w:txbxContent>
                                </wps:txbx>
                                <wps:bodyPr anchorCtr="0" anchor="ctr"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63398400</wp:posOffset>
                </wp:positionV>
                <wp:extent cx="9915525" cy="4429125"/>
                <wp:effectExtent b="0" l="0" r="0" t="0"/>
                <wp:wrapNone/>
                <wp:docPr id="291"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9915525" cy="4429125"/>
                        </a:xfrm>
                        <a:prstGeom prst="rect"/>
                        <a:ln/>
                      </pic:spPr>
                    </pic:pic>
                  </a:graphicData>
                </a:graphic>
              </wp:anchor>
            </w:drawing>
          </mc:Fallback>
        </mc:AlternateContent>
      </w:r>
    </w:p>
    <w:p w:rsidR="00000000" w:rsidDel="00000000" w:rsidP="00000000" w:rsidRDefault="00000000" w:rsidRPr="00000000" w14:paraId="00000084">
      <w:pPr>
        <w:spacing w:line="240" w:lineRule="auto"/>
        <w:jc w:val="both"/>
        <w:rPr>
          <w:color w:val="ff0000"/>
        </w:rPr>
      </w:pPr>
      <w:r w:rsidDel="00000000" w:rsidR="00000000" w:rsidRPr="00000000">
        <w:rPr>
          <w:rtl w:val="0"/>
        </w:rPr>
      </w:r>
    </w:p>
    <w:p w:rsidR="00000000" w:rsidDel="00000000" w:rsidP="00000000" w:rsidRDefault="00000000" w:rsidRPr="00000000" w14:paraId="00000085">
      <w:pPr>
        <w:numPr>
          <w:ilvl w:val="0"/>
          <w:numId w:val="5"/>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Planos.</w:t>
      </w:r>
    </w:p>
    <w:p w:rsidR="00000000" w:rsidDel="00000000" w:rsidP="00000000" w:rsidRDefault="00000000" w:rsidRPr="00000000" w14:paraId="00000086">
      <w:pPr>
        <w:spacing w:line="240" w:lineRule="auto"/>
        <w:jc w:val="both"/>
        <w:rPr>
          <w:b w:val="1"/>
          <w:color w:val="000000"/>
        </w:rPr>
      </w:pPr>
      <w:r w:rsidDel="00000000" w:rsidR="00000000" w:rsidRPr="00000000">
        <w:rPr>
          <w:rtl w:val="0"/>
        </w:rPr>
      </w:r>
    </w:p>
    <w:tbl>
      <w:tblPr>
        <w:tblStyle w:val="Table7"/>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087">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8">
            <w:pPr>
              <w:jc w:val="both"/>
              <w:rPr>
                <w:color w:val="000000"/>
              </w:rPr>
            </w:pPr>
            <w:r w:rsidDel="00000000" w:rsidR="00000000" w:rsidRPr="00000000">
              <w:rPr>
                <w:color w:val="ff0000"/>
                <w:rtl w:val="0"/>
              </w:rPr>
              <w:t xml:space="preserve">Un plano eléctrico es un dibujo de varios esquemas que organizan y definen una instalación eléctrica, detallando las características de los materiales y equipos disponibles, este se puede representar en uno o en más niveles. Para representarlos, es posible utilizar diferentes tipos de diseños eléctricos prescritos y estandarizados, estos, se entienden como un conjunto de conexiones eléctricas y relaciones correspondientes a través de símbolos de componentes del sistema eléctrico. En la elaboración de un plano o un esquema se suelen utilizar símbolos y figuras, así como marcas o referencias.</w:t>
            </w:r>
            <w:r w:rsidDel="00000000" w:rsidR="00000000" w:rsidRPr="00000000">
              <w:rPr>
                <w:rtl w:val="0"/>
              </w:rPr>
            </w:r>
          </w:p>
        </w:tc>
      </w:tr>
    </w:tbl>
    <w:p w:rsidR="00000000" w:rsidDel="00000000" w:rsidP="00000000" w:rsidRDefault="00000000" w:rsidRPr="00000000" w14:paraId="00000089">
      <w:pPr>
        <w:spacing w:line="240" w:lineRule="auto"/>
        <w:jc w:val="both"/>
        <w:rPr>
          <w:color w:val="000000"/>
        </w:rPr>
      </w:pPr>
      <w:r w:rsidDel="00000000" w:rsidR="00000000" w:rsidRPr="00000000">
        <w:rPr>
          <w:rtl w:val="0"/>
        </w:rPr>
      </w:r>
    </w:p>
    <w:p w:rsidR="00000000" w:rsidDel="00000000" w:rsidP="00000000" w:rsidRDefault="00000000" w:rsidRPr="00000000" w14:paraId="0000008A">
      <w:pPr>
        <w:numPr>
          <w:ilvl w:val="1"/>
          <w:numId w:val="4"/>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ff0000"/>
          <w:rtl w:val="0"/>
        </w:rPr>
        <w:t xml:space="preserve">Tipo de planos eléctricos.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8"/>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3516"/>
        <w:gridCol w:w="9604"/>
        <w:tblGridChange w:id="0">
          <w:tblGrid>
            <w:gridCol w:w="1534"/>
            <w:gridCol w:w="3516"/>
            <w:gridCol w:w="9604"/>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8C">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08D">
            <w:pPr>
              <w:pStyle w:val="Title"/>
              <w:widowControl w:val="0"/>
              <w:spacing w:after="0" w:lineRule="auto"/>
              <w:jc w:val="center"/>
              <w:rPr>
                <w:sz w:val="22"/>
                <w:szCs w:val="22"/>
              </w:rPr>
            </w:pPr>
            <w:bookmarkStart w:colFirst="0" w:colLast="0" w:name="_heading=h.2et92p0" w:id="4"/>
            <w:bookmarkEnd w:id="4"/>
            <w:r w:rsidDel="00000000" w:rsidR="00000000" w:rsidRPr="00000000">
              <w:rPr>
                <w:i w:val="1"/>
                <w:sz w:val="22"/>
                <w:szCs w:val="22"/>
                <w:rtl w:val="0"/>
              </w:rPr>
              <w:t xml:space="preserve">Slider</w:t>
            </w:r>
            <w:r w:rsidDel="00000000" w:rsidR="00000000" w:rsidRPr="00000000">
              <w:rPr>
                <w:sz w:val="22"/>
                <w:szCs w:val="22"/>
                <w:rtl w:val="0"/>
              </w:rPr>
              <w:t xml:space="preserve">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jc w:val="both"/>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0">
            <w:pPr>
              <w:widowControl w:val="0"/>
              <w:jc w:val="both"/>
              <w:rPr>
                <w:color w:val="999999"/>
              </w:rPr>
            </w:pPr>
            <w:r w:rsidDel="00000000" w:rsidR="00000000" w:rsidRPr="00000000">
              <w:rPr>
                <w:rtl w:val="0"/>
              </w:rPr>
              <w:t xml:space="preserve">A continuación, se describen los tipos de planos eléctricos: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2">
            <w:pPr>
              <w:widowControl w:val="0"/>
              <w:jc w:val="both"/>
              <w:rPr/>
            </w:pPr>
            <w:sdt>
              <w:sdtPr>
                <w:tag w:val="goog_rdk_5"/>
              </w:sdtPr>
              <w:sdtContent>
                <w:commentRangeStart w:id="5"/>
              </w:sdtContent>
            </w:sdt>
            <w:r w:rsidDel="00000000" w:rsidR="00000000" w:rsidRPr="00000000">
              <w:rPr/>
              <w:drawing>
                <wp:inline distB="0" distT="0" distL="0" distR="0">
                  <wp:extent cx="2514774" cy="1981337"/>
                  <wp:effectExtent b="0" l="0" r="0" t="0"/>
                  <wp:docPr descr="instalacion de enlace centralizada en un unico sitio" id="325" name="image22.jpg"/>
                  <a:graphic>
                    <a:graphicData uri="http://schemas.openxmlformats.org/drawingml/2006/picture">
                      <pic:pic>
                        <pic:nvPicPr>
                          <pic:cNvPr descr="instalacion de enlace centralizada en un unico sitio" id="0" name="image22.jpg"/>
                          <pic:cNvPicPr preferRelativeResize="0"/>
                        </pic:nvPicPr>
                        <pic:blipFill>
                          <a:blip r:embed="rId14"/>
                          <a:srcRect b="0" l="0" r="0" t="0"/>
                          <a:stretch>
                            <a:fillRect/>
                          </a:stretch>
                        </pic:blipFill>
                        <pic:spPr>
                          <a:xfrm>
                            <a:off x="0" y="0"/>
                            <a:ext cx="2514774" cy="198133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3">
            <w:pPr>
              <w:widowControl w:val="0"/>
              <w:jc w:val="both"/>
              <w:rPr/>
            </w:pPr>
            <w:r w:rsidDel="00000000" w:rsidR="00000000" w:rsidRPr="00000000">
              <w:rPr>
                <w:rtl w:val="0"/>
              </w:rPr>
              <w:t xml:space="preserve">Imagen: 228116_i5.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widowControl w:val="0"/>
              <w:jc w:val="both"/>
              <w:rPr>
                <w:color w:val="999999"/>
              </w:rPr>
            </w:pPr>
            <w:r w:rsidDel="00000000" w:rsidR="00000000" w:rsidRPr="00000000">
              <w:rPr>
                <w:color w:val="000000"/>
                <w:rtl w:val="0"/>
              </w:rPr>
              <w:t xml:space="preserve">Alimentación general: estos dibujos describen la fuente de alimentación y cualquier circuito adicional derivado de ella. Estos caminos alimentan los diversos componentes eléctricos y de control que componen el sistema representado. Estos planos incluyen transformadores, interruptores, fusibles, dispositivos de protección magnética (</w:t>
            </w:r>
            <w:r w:rsidDel="00000000" w:rsidR="00000000" w:rsidRPr="00000000">
              <w:rPr>
                <w:i w:val="1"/>
                <w:color w:val="000000"/>
                <w:rtl w:val="0"/>
              </w:rPr>
              <w:t xml:space="preserve">breakers</w:t>
            </w:r>
            <w:r w:rsidDel="00000000" w:rsidR="00000000" w:rsidRPr="00000000">
              <w:rPr>
                <w:color w:val="000000"/>
                <w:rtl w:val="0"/>
              </w:rPr>
              <w:t xml:space="preserve">), fuentes de alimentación, cables de alimentación trifásicos,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jc w:val="both"/>
              <w:rPr/>
            </w:pPr>
            <w:sdt>
              <w:sdtPr>
                <w:tag w:val="goog_rdk_6"/>
              </w:sdtPr>
              <w:sdtContent>
                <w:commentRangeStart w:id="6"/>
              </w:sdtContent>
            </w:sdt>
            <w:r w:rsidDel="00000000" w:rsidR="00000000" w:rsidRPr="00000000">
              <w:rPr>
                <w:color w:val="000000"/>
              </w:rPr>
              <w:drawing>
                <wp:inline distB="0" distT="0" distL="0" distR="0">
                  <wp:extent cx="3286604" cy="1686171"/>
                  <wp:effectExtent b="0" l="0" r="0" t="0"/>
                  <wp:docPr id="32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286604" cy="168617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9">
            <w:pPr>
              <w:widowControl w:val="0"/>
              <w:jc w:val="both"/>
              <w:rPr/>
            </w:pPr>
            <w:r w:rsidDel="00000000" w:rsidR="00000000" w:rsidRPr="00000000">
              <w:rPr>
                <w:rtl w:val="0"/>
              </w:rPr>
              <w:t xml:space="preserve">Imagen: 228116_i6.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A">
            <w:pPr>
              <w:jc w:val="both"/>
              <w:rPr>
                <w:color w:val="000000"/>
              </w:rPr>
            </w:pPr>
            <w:r w:rsidDel="00000000" w:rsidR="00000000" w:rsidRPr="00000000">
              <w:rPr>
                <w:color w:val="000000"/>
                <w:rtl w:val="0"/>
              </w:rPr>
              <w:t xml:space="preserve">Planos de potencia: los diagramas de energía muestran la conexión de los elementos que más energía consumen en el sistema, generalmente motores eléctricos. Suelen incluir los siguientes elementos: motores, protecciones termomagnéticas (protectores de motor), fusibles, protecciones magnéticas (cavidades), térmicas, contactores (arrancadores), variadores de frecuencia, servomotores, arrancadores suaves, alimentación trifásica, sistema de suministro, entre otros.</w:t>
            </w:r>
          </w:p>
          <w:p w:rsidR="00000000" w:rsidDel="00000000" w:rsidP="00000000" w:rsidRDefault="00000000" w:rsidRPr="00000000" w14:paraId="0000009B">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jc w:val="both"/>
              <w:rPr/>
            </w:pPr>
            <w:sdt>
              <w:sdtPr>
                <w:tag w:val="goog_rdk_7"/>
              </w:sdtPr>
              <w:sdtContent>
                <w:commentRangeStart w:id="7"/>
              </w:sdtContent>
            </w:sdt>
            <w:r w:rsidDel="00000000" w:rsidR="00000000" w:rsidRPr="00000000">
              <w:rPr/>
              <w:drawing>
                <wp:inline distB="0" distT="0" distL="0" distR="0">
                  <wp:extent cx="1504950" cy="2562225"/>
                  <wp:effectExtent b="0" l="0" r="0" t="0"/>
                  <wp:docPr descr="Plano de potencia" id="328" name="image41.png"/>
                  <a:graphic>
                    <a:graphicData uri="http://schemas.openxmlformats.org/drawingml/2006/picture">
                      <pic:pic>
                        <pic:nvPicPr>
                          <pic:cNvPr descr="Plano de potencia" id="0" name="image41.png"/>
                          <pic:cNvPicPr preferRelativeResize="0"/>
                        </pic:nvPicPr>
                        <pic:blipFill>
                          <a:blip r:embed="rId16"/>
                          <a:srcRect b="0" l="0" r="0" t="0"/>
                          <a:stretch>
                            <a:fillRect/>
                          </a:stretch>
                        </pic:blipFill>
                        <pic:spPr>
                          <a:xfrm>
                            <a:off x="0" y="0"/>
                            <a:ext cx="1504950" cy="25622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Imagen: 228116_i7.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F">
            <w:pPr>
              <w:jc w:val="both"/>
              <w:rPr>
                <w:color w:val="000000"/>
              </w:rPr>
            </w:pPr>
            <w:r w:rsidDel="00000000" w:rsidR="00000000" w:rsidRPr="00000000">
              <w:rPr>
                <w:color w:val="000000"/>
                <w:rtl w:val="0"/>
              </w:rPr>
              <w:t xml:space="preserve">Planos de entrada y salidas: en sistemas con controladores como los </w:t>
            </w:r>
            <w:r w:rsidDel="00000000" w:rsidR="00000000" w:rsidRPr="00000000">
              <w:rPr>
                <w:i w:val="1"/>
                <w:color w:val="000000"/>
                <w:rtl w:val="0"/>
              </w:rPr>
              <w:t xml:space="preserve">programmable logic controller</w:t>
            </w:r>
            <w:r w:rsidDel="00000000" w:rsidR="00000000" w:rsidRPr="00000000">
              <w:rPr>
                <w:color w:val="000000"/>
                <w:rtl w:val="0"/>
              </w:rPr>
              <w:t xml:space="preserve"> (PLC), un conjunto contiene planos de entrada y salida. Las capas de entrada representan las conexiones desde el campo hasta el controlador, normalmente botones, selectores y contactos. En las fotos originales se pueden ver las conexiones que van del controlador al campo, generalmente las bobinas y las luces indicadoras.</w:t>
            </w:r>
          </w:p>
          <w:p w:rsidR="00000000" w:rsidDel="00000000" w:rsidP="00000000" w:rsidRDefault="00000000" w:rsidRPr="00000000" w14:paraId="000000A0">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jc w:val="both"/>
              <w:rPr/>
            </w:pPr>
            <w:r w:rsidDel="00000000" w:rsidR="00000000" w:rsidRPr="00000000">
              <w:rPr>
                <w:rtl w:val="0"/>
              </w:rPr>
              <w:t xml:space="preserve">Planos de entrada</w:t>
            </w:r>
          </w:p>
          <w:p w:rsidR="00000000" w:rsidDel="00000000" w:rsidP="00000000" w:rsidRDefault="00000000" w:rsidRPr="00000000" w14:paraId="000000A3">
            <w:pPr>
              <w:widowControl w:val="0"/>
              <w:jc w:val="both"/>
              <w:rPr>
                <w:color w:val="666666"/>
              </w:rPr>
            </w:pPr>
            <w:sdt>
              <w:sdtPr>
                <w:tag w:val="goog_rdk_8"/>
              </w:sdtPr>
              <w:sdtContent>
                <w:commentRangeStart w:id="8"/>
              </w:sdtContent>
            </w:sdt>
            <w:r w:rsidDel="00000000" w:rsidR="00000000" w:rsidRPr="00000000">
              <w:rPr/>
              <w:drawing>
                <wp:inline distB="0" distT="0" distL="0" distR="0">
                  <wp:extent cx="4933950" cy="2657475"/>
                  <wp:effectExtent b="0" l="0" r="0" t="0"/>
                  <wp:docPr descr="Planos de entradas." id="331" name="image24.png"/>
                  <a:graphic>
                    <a:graphicData uri="http://schemas.openxmlformats.org/drawingml/2006/picture">
                      <pic:pic>
                        <pic:nvPicPr>
                          <pic:cNvPr descr="Planos de entradas." id="0" name="image24.png"/>
                          <pic:cNvPicPr preferRelativeResize="0"/>
                        </pic:nvPicPr>
                        <pic:blipFill>
                          <a:blip r:embed="rId17"/>
                          <a:srcRect b="0" l="0" r="0" t="0"/>
                          <a:stretch>
                            <a:fillRect/>
                          </a:stretch>
                        </pic:blipFill>
                        <pic:spPr>
                          <a:xfrm>
                            <a:off x="0" y="0"/>
                            <a:ext cx="4933950" cy="265747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4">
            <w:pPr>
              <w:widowControl w:val="0"/>
              <w:jc w:val="both"/>
              <w:rPr>
                <w:color w:val="666666"/>
              </w:rPr>
            </w:pPr>
            <w:r w:rsidDel="00000000" w:rsidR="00000000" w:rsidRPr="00000000">
              <w:rPr>
                <w:rtl w:val="0"/>
              </w:rPr>
            </w:r>
          </w:p>
          <w:p w:rsidR="00000000" w:rsidDel="00000000" w:rsidP="00000000" w:rsidRDefault="00000000" w:rsidRPr="00000000" w14:paraId="000000A5">
            <w:pPr>
              <w:widowControl w:val="0"/>
              <w:jc w:val="both"/>
              <w:rPr>
                <w:color w:val="666666"/>
              </w:rPr>
            </w:pPr>
            <w:r w:rsidDel="00000000" w:rsidR="00000000" w:rsidRPr="00000000">
              <w:rPr>
                <w:rtl w:val="0"/>
              </w:rPr>
              <w:t xml:space="preserve">Imagen: 228116_i8.</w:t>
            </w:r>
            <w:r w:rsidDel="00000000" w:rsidR="00000000" w:rsidRPr="00000000">
              <w:rPr>
                <w:rtl w:val="0"/>
              </w:rPr>
            </w:r>
          </w:p>
          <w:p w:rsidR="00000000" w:rsidDel="00000000" w:rsidP="00000000" w:rsidRDefault="00000000" w:rsidRPr="00000000" w14:paraId="000000A6">
            <w:pPr>
              <w:widowControl w:val="0"/>
              <w:jc w:val="both"/>
              <w:rPr>
                <w:color w:val="666666"/>
              </w:rPr>
            </w:pPr>
            <w:r w:rsidDel="00000000" w:rsidR="00000000" w:rsidRPr="00000000">
              <w:rPr>
                <w:rtl w:val="0"/>
              </w:rPr>
            </w:r>
          </w:p>
          <w:p w:rsidR="00000000" w:rsidDel="00000000" w:rsidP="00000000" w:rsidRDefault="00000000" w:rsidRPr="00000000" w14:paraId="000000A7">
            <w:pPr>
              <w:widowControl w:val="0"/>
              <w:jc w:val="both"/>
              <w:rPr>
                <w:color w:val="666666"/>
              </w:rPr>
            </w:pPr>
            <w:r w:rsidDel="00000000" w:rsidR="00000000" w:rsidRPr="00000000">
              <w:rPr>
                <w:rtl w:val="0"/>
              </w:rPr>
            </w:r>
          </w:p>
          <w:p w:rsidR="00000000" w:rsidDel="00000000" w:rsidP="00000000" w:rsidRDefault="00000000" w:rsidRPr="00000000" w14:paraId="000000A8">
            <w:pPr>
              <w:widowControl w:val="0"/>
              <w:jc w:val="both"/>
              <w:rPr/>
            </w:pPr>
            <w:r w:rsidDel="00000000" w:rsidR="00000000" w:rsidRPr="00000000">
              <w:rPr>
                <w:rtl w:val="0"/>
              </w:rPr>
              <w:t xml:space="preserve">Planos de salida</w:t>
            </w:r>
          </w:p>
          <w:p w:rsidR="00000000" w:rsidDel="00000000" w:rsidP="00000000" w:rsidRDefault="00000000" w:rsidRPr="00000000" w14:paraId="000000A9">
            <w:pPr>
              <w:widowControl w:val="0"/>
              <w:jc w:val="both"/>
              <w:rPr/>
            </w:pPr>
            <w:r w:rsidDel="00000000" w:rsidR="00000000" w:rsidRPr="00000000">
              <w:rPr>
                <w:rtl w:val="0"/>
              </w:rPr>
            </w:r>
          </w:p>
          <w:p w:rsidR="00000000" w:rsidDel="00000000" w:rsidP="00000000" w:rsidRDefault="00000000" w:rsidRPr="00000000" w14:paraId="000000AA">
            <w:pPr>
              <w:widowControl w:val="0"/>
              <w:jc w:val="both"/>
              <w:rPr/>
            </w:pPr>
            <w:sdt>
              <w:sdtPr>
                <w:tag w:val="goog_rdk_9"/>
              </w:sdtPr>
              <w:sdtContent>
                <w:commentRangeStart w:id="9"/>
              </w:sdtContent>
            </w:sdt>
            <w:r w:rsidDel="00000000" w:rsidR="00000000" w:rsidRPr="00000000">
              <w:rPr/>
              <w:drawing>
                <wp:inline distB="0" distT="0" distL="0" distR="0">
                  <wp:extent cx="4752975" cy="2190750"/>
                  <wp:effectExtent b="0" l="0" r="0" t="0"/>
                  <wp:docPr descr="Plano de salidas." id="330" name="image32.png"/>
                  <a:graphic>
                    <a:graphicData uri="http://schemas.openxmlformats.org/drawingml/2006/picture">
                      <pic:pic>
                        <pic:nvPicPr>
                          <pic:cNvPr descr="Plano de salidas." id="0" name="image32.png"/>
                          <pic:cNvPicPr preferRelativeResize="0"/>
                        </pic:nvPicPr>
                        <pic:blipFill>
                          <a:blip r:embed="rId18"/>
                          <a:srcRect b="0" l="0" r="0" t="0"/>
                          <a:stretch>
                            <a:fillRect/>
                          </a:stretch>
                        </pic:blipFill>
                        <pic:spPr>
                          <a:xfrm>
                            <a:off x="0" y="0"/>
                            <a:ext cx="4752975" cy="21907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B">
            <w:pPr>
              <w:widowControl w:val="0"/>
              <w:jc w:val="both"/>
              <w:rPr/>
            </w:pPr>
            <w:r w:rsidDel="00000000" w:rsidR="00000000" w:rsidRPr="00000000">
              <w:rPr>
                <w:rtl w:val="0"/>
              </w:rPr>
            </w:r>
          </w:p>
          <w:p w:rsidR="00000000" w:rsidDel="00000000" w:rsidP="00000000" w:rsidRDefault="00000000" w:rsidRPr="00000000" w14:paraId="000000AC">
            <w:pPr>
              <w:widowControl w:val="0"/>
              <w:jc w:val="both"/>
              <w:rPr/>
            </w:pPr>
            <w:r w:rsidDel="00000000" w:rsidR="00000000" w:rsidRPr="00000000">
              <w:rPr>
                <w:rtl w:val="0"/>
              </w:rPr>
              <w:t xml:space="preserve">Imagen: 228116_i9.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jc w:val="both"/>
              <w:rPr>
                <w:color w:val="000000"/>
              </w:rPr>
            </w:pPr>
            <w:r w:rsidDel="00000000" w:rsidR="00000000" w:rsidRPr="00000000">
              <w:rPr>
                <w:rtl w:val="0"/>
              </w:rPr>
            </w:r>
          </w:p>
          <w:p w:rsidR="00000000" w:rsidDel="00000000" w:rsidP="00000000" w:rsidRDefault="00000000" w:rsidRPr="00000000" w14:paraId="000000AE">
            <w:pPr>
              <w:jc w:val="both"/>
              <w:rPr>
                <w:color w:val="000000"/>
              </w:rPr>
            </w:pPr>
            <w:r w:rsidDel="00000000" w:rsidR="00000000" w:rsidRPr="00000000">
              <w:rPr>
                <w:color w:val="000000"/>
                <w:rtl w:val="0"/>
              </w:rPr>
              <w:t xml:space="preserve">Planos de mando: los niveles de comando o control describen la lógica de comunicación del sistema. A veces, esta lógica está diseñada para controlar los componentes que se muestran en los esquemas eléctricos. Suelen incluir elementos tales como: botones, selectores, indicadores luminosos, bobinas (de válvulas o relés), contactos abiertos o cerrados (relés o sensores), entre otros.</w:t>
            </w:r>
          </w:p>
          <w:p w:rsidR="00000000" w:rsidDel="00000000" w:rsidP="00000000" w:rsidRDefault="00000000" w:rsidRPr="00000000" w14:paraId="000000AF">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both"/>
              <w:rPr/>
            </w:pPr>
            <w:sdt>
              <w:sdtPr>
                <w:tag w:val="goog_rdk_10"/>
              </w:sdtPr>
              <w:sdtContent>
                <w:commentRangeStart w:id="10"/>
              </w:sdtContent>
            </w:sdt>
            <w:r w:rsidDel="00000000" w:rsidR="00000000" w:rsidRPr="00000000">
              <w:rPr/>
              <w:drawing>
                <wp:inline distB="0" distT="0" distL="0" distR="0">
                  <wp:extent cx="1019175" cy="1981200"/>
                  <wp:effectExtent b="0" l="0" r="0" t="0"/>
                  <wp:docPr descr="Planos de mando." id="334" name="image31.png"/>
                  <a:graphic>
                    <a:graphicData uri="http://schemas.openxmlformats.org/drawingml/2006/picture">
                      <pic:pic>
                        <pic:nvPicPr>
                          <pic:cNvPr descr="Planos de mando." id="0" name="image31.png"/>
                          <pic:cNvPicPr preferRelativeResize="0"/>
                        </pic:nvPicPr>
                        <pic:blipFill>
                          <a:blip r:embed="rId19"/>
                          <a:srcRect b="0" l="0" r="0" t="0"/>
                          <a:stretch>
                            <a:fillRect/>
                          </a:stretch>
                        </pic:blipFill>
                        <pic:spPr>
                          <a:xfrm>
                            <a:off x="0" y="0"/>
                            <a:ext cx="1019175" cy="19812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Imagen: 228116_i10.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3">
            <w:pPr>
              <w:jc w:val="both"/>
              <w:rPr>
                <w:color w:val="000000"/>
              </w:rPr>
            </w:pPr>
            <w:r w:rsidDel="00000000" w:rsidR="00000000" w:rsidRPr="00000000">
              <w:rPr>
                <w:color w:val="000000"/>
                <w:rtl w:val="0"/>
              </w:rPr>
              <w:t xml:space="preserve">Planos de alimentación: los diagramas de fuente de alimentación, muestran cómo ciertos elementos reciben energía de los circuitos descritos en el diagrama general. Los elementos que normalmente cubre este plan incluyen sensores, fuentes de alimentación, interfaces de operador y controles.</w:t>
            </w:r>
          </w:p>
          <w:p w:rsidR="00000000" w:rsidDel="00000000" w:rsidP="00000000" w:rsidRDefault="00000000" w:rsidRPr="00000000" w14:paraId="000000B4">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jc w:val="both"/>
              <w:rPr>
                <w:color w:val="666666"/>
              </w:rPr>
            </w:pPr>
            <w:r w:rsidDel="00000000" w:rsidR="00000000" w:rsidRPr="00000000">
              <w:rPr>
                <w:rtl w:val="0"/>
              </w:rPr>
            </w:r>
          </w:p>
          <w:p w:rsidR="00000000" w:rsidDel="00000000" w:rsidP="00000000" w:rsidRDefault="00000000" w:rsidRPr="00000000" w14:paraId="000000B7">
            <w:pPr>
              <w:widowControl w:val="0"/>
              <w:jc w:val="both"/>
              <w:rPr/>
            </w:pPr>
            <w:sdt>
              <w:sdtPr>
                <w:tag w:val="goog_rdk_11"/>
              </w:sdtPr>
              <w:sdtContent>
                <w:commentRangeStart w:id="11"/>
              </w:sdtContent>
            </w:sdt>
            <w:r w:rsidDel="00000000" w:rsidR="00000000" w:rsidRPr="00000000">
              <w:rPr/>
              <w:drawing>
                <wp:inline distB="0" distT="0" distL="0" distR="0">
                  <wp:extent cx="1657350" cy="1933575"/>
                  <wp:effectExtent b="0" l="0" r="0" t="0"/>
                  <wp:docPr descr="Planos de alimentación de equipos." id="332" name="image29.png"/>
                  <a:graphic>
                    <a:graphicData uri="http://schemas.openxmlformats.org/drawingml/2006/picture">
                      <pic:pic>
                        <pic:nvPicPr>
                          <pic:cNvPr descr="Planos de alimentación de equipos." id="0" name="image29.png"/>
                          <pic:cNvPicPr preferRelativeResize="0"/>
                        </pic:nvPicPr>
                        <pic:blipFill>
                          <a:blip r:embed="rId20"/>
                          <a:srcRect b="0" l="0" r="0" t="0"/>
                          <a:stretch>
                            <a:fillRect/>
                          </a:stretch>
                        </pic:blipFill>
                        <pic:spPr>
                          <a:xfrm>
                            <a:off x="0" y="0"/>
                            <a:ext cx="1657350" cy="1933575"/>
                          </a:xfrm>
                          <a:prstGeom prst="rect"/>
                          <a:ln/>
                        </pic:spPr>
                      </pic:pic>
                    </a:graphicData>
                  </a:graphic>
                </wp:inline>
              </w:drawing>
            </w:r>
            <w:commentRangeEnd w:id="11"/>
            <w:r w:rsidDel="00000000" w:rsidR="00000000" w:rsidRPr="00000000">
              <w:commentReference w:id="11"/>
            </w:r>
            <w:r w:rsidDel="00000000" w:rsidR="00000000" w:rsidRPr="00000000">
              <w:rPr>
                <w:rtl w:val="0"/>
              </w:rPr>
              <w:t xml:space="preserve"> </w:t>
            </w:r>
          </w:p>
          <w:p w:rsidR="00000000" w:rsidDel="00000000" w:rsidP="00000000" w:rsidRDefault="00000000" w:rsidRPr="00000000" w14:paraId="000000B8">
            <w:pPr>
              <w:widowControl w:val="0"/>
              <w:jc w:val="both"/>
              <w:rPr/>
            </w:pPr>
            <w:r w:rsidDel="00000000" w:rsidR="00000000" w:rsidRPr="00000000">
              <w:rPr>
                <w:rtl w:val="0"/>
              </w:rPr>
              <w:t xml:space="preserve">Imagen: 228116_i11.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9">
            <w:pPr>
              <w:jc w:val="both"/>
              <w:rPr>
                <w:color w:val="000000"/>
              </w:rPr>
            </w:pPr>
            <w:r w:rsidDel="00000000" w:rsidR="00000000" w:rsidRPr="00000000">
              <w:rPr>
                <w:color w:val="000000"/>
                <w:rtl w:val="0"/>
              </w:rPr>
              <w:t xml:space="preserve">Planos de borneras: estos planos muestran los detalles de conexión de cada conjunto de estaciones terminales involucradas en el sistema.</w:t>
            </w:r>
          </w:p>
          <w:p w:rsidR="00000000" w:rsidDel="00000000" w:rsidP="00000000" w:rsidRDefault="00000000" w:rsidRPr="00000000" w14:paraId="000000BA">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both"/>
              <w:rPr>
                <w:color w:val="666666"/>
              </w:rPr>
            </w:pPr>
            <w:sdt>
              <w:sdtPr>
                <w:tag w:val="goog_rdk_12"/>
              </w:sdtPr>
              <w:sdtContent>
                <w:commentRangeStart w:id="12"/>
              </w:sdtContent>
            </w:sdt>
            <w:r w:rsidDel="00000000" w:rsidR="00000000" w:rsidRPr="00000000">
              <w:rPr/>
              <w:drawing>
                <wp:inline distB="0" distT="0" distL="0" distR="0">
                  <wp:extent cx="2914650" cy="1400175"/>
                  <wp:effectExtent b="0" l="0" r="0" t="0"/>
                  <wp:docPr descr="Plano de bornas." id="333" name="image36.png"/>
                  <a:graphic>
                    <a:graphicData uri="http://schemas.openxmlformats.org/drawingml/2006/picture">
                      <pic:pic>
                        <pic:nvPicPr>
                          <pic:cNvPr descr="Plano de bornas." id="0" name="image36.png"/>
                          <pic:cNvPicPr preferRelativeResize="0"/>
                        </pic:nvPicPr>
                        <pic:blipFill>
                          <a:blip r:embed="rId21"/>
                          <a:srcRect b="0" l="0" r="0" t="0"/>
                          <a:stretch>
                            <a:fillRect/>
                          </a:stretch>
                        </pic:blipFill>
                        <pic:spPr>
                          <a:xfrm>
                            <a:off x="0" y="0"/>
                            <a:ext cx="2914650" cy="14001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Imagen: 228116_i12.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E">
            <w:pPr>
              <w:jc w:val="both"/>
              <w:rPr>
                <w:color w:val="000000"/>
              </w:rPr>
            </w:pPr>
            <w:r w:rsidDel="00000000" w:rsidR="00000000" w:rsidRPr="00000000">
              <w:rPr>
                <w:color w:val="000000"/>
                <w:rtl w:val="0"/>
              </w:rPr>
              <w:t xml:space="preserve">Planos de armario: muestran la distribución de elementos en los armarios.</w:t>
            </w:r>
          </w:p>
          <w:p w:rsidR="00000000" w:rsidDel="00000000" w:rsidP="00000000" w:rsidRDefault="00000000" w:rsidRPr="00000000" w14:paraId="000000BF">
            <w:pPr>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both"/>
              <w:rPr>
                <w:color w:val="666666"/>
              </w:rPr>
            </w:pPr>
            <w:sdt>
              <w:sdtPr>
                <w:tag w:val="goog_rdk_13"/>
              </w:sdtPr>
              <w:sdtContent>
                <w:commentRangeStart w:id="13"/>
              </w:sdtContent>
            </w:sdt>
            <w:r w:rsidDel="00000000" w:rsidR="00000000" w:rsidRPr="00000000">
              <w:rPr/>
              <w:drawing>
                <wp:inline distB="0" distT="0" distL="0" distR="0">
                  <wp:extent cx="4943475" cy="3324225"/>
                  <wp:effectExtent b="0" l="0" r="0" t="0"/>
                  <wp:docPr id="33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943475" cy="332422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2">
            <w:pPr>
              <w:jc w:val="both"/>
              <w:rPr>
                <w:color w:val="666666"/>
              </w:rPr>
            </w:pPr>
            <w:r w:rsidDel="00000000" w:rsidR="00000000" w:rsidRPr="00000000">
              <w:rPr>
                <w:rtl w:val="0"/>
              </w:rPr>
              <w:t xml:space="preserve">Imagen: 228116_i13.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3">
            <w:pPr>
              <w:jc w:val="both"/>
              <w:rPr>
                <w:color w:val="000000"/>
              </w:rPr>
            </w:pPr>
            <w:r w:rsidDel="00000000" w:rsidR="00000000" w:rsidRPr="00000000">
              <w:rPr>
                <w:rtl w:val="0"/>
              </w:rPr>
            </w:r>
          </w:p>
          <w:p w:rsidR="00000000" w:rsidDel="00000000" w:rsidP="00000000" w:rsidRDefault="00000000" w:rsidRPr="00000000" w14:paraId="000000C4">
            <w:pPr>
              <w:jc w:val="both"/>
              <w:rPr>
                <w:color w:val="000000"/>
              </w:rPr>
            </w:pPr>
            <w:r w:rsidDel="00000000" w:rsidR="00000000" w:rsidRPr="00000000">
              <w:rPr>
                <w:color w:val="000000"/>
                <w:rtl w:val="0"/>
              </w:rPr>
              <w:t xml:space="preserve">Plano de red: es un mapa que muestra la conectividad de los nodos en diferentes redes del sistema.</w:t>
            </w:r>
          </w:p>
          <w:p w:rsidR="00000000" w:rsidDel="00000000" w:rsidP="00000000" w:rsidRDefault="00000000" w:rsidRPr="00000000" w14:paraId="000000C5">
            <w:pPr>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jc w:val="both"/>
              <w:rPr>
                <w:color w:val="666666"/>
              </w:rPr>
            </w:pPr>
            <w:sdt>
              <w:sdtPr>
                <w:tag w:val="goog_rdk_14"/>
              </w:sdtPr>
              <w:sdtContent>
                <w:commentRangeStart w:id="14"/>
              </w:sdtContent>
            </w:sdt>
            <w:r w:rsidDel="00000000" w:rsidR="00000000" w:rsidRPr="00000000">
              <w:rPr/>
              <w:drawing>
                <wp:inline distB="0" distT="0" distL="0" distR="0">
                  <wp:extent cx="3552825" cy="1762125"/>
                  <wp:effectExtent b="0" l="0" r="0" t="0"/>
                  <wp:docPr descr="Diagrama eléctrico de red." id="336" name="image38.png"/>
                  <a:graphic>
                    <a:graphicData uri="http://schemas.openxmlformats.org/drawingml/2006/picture">
                      <pic:pic>
                        <pic:nvPicPr>
                          <pic:cNvPr descr="Diagrama eléctrico de red." id="0" name="image38.png"/>
                          <pic:cNvPicPr preferRelativeResize="0"/>
                        </pic:nvPicPr>
                        <pic:blipFill>
                          <a:blip r:embed="rId23"/>
                          <a:srcRect b="0" l="0" r="0" t="0"/>
                          <a:stretch>
                            <a:fillRect/>
                          </a:stretch>
                        </pic:blipFill>
                        <pic:spPr>
                          <a:xfrm>
                            <a:off x="0" y="0"/>
                            <a:ext cx="3552825" cy="17621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8">
            <w:pPr>
              <w:jc w:val="both"/>
              <w:rPr>
                <w:color w:val="666666"/>
              </w:rPr>
            </w:pPr>
            <w:r w:rsidDel="00000000" w:rsidR="00000000" w:rsidRPr="00000000">
              <w:rPr>
                <w:rtl w:val="0"/>
              </w:rPr>
              <w:t xml:space="preserve">Imagen: 228116_i14.</w:t>
            </w:r>
            <w:r w:rsidDel="00000000" w:rsidR="00000000" w:rsidRPr="00000000">
              <w:rPr>
                <w:rtl w:val="0"/>
              </w:rPr>
            </w:r>
          </w:p>
        </w:tc>
      </w:tr>
    </w:tbl>
    <w:p w:rsidR="00000000" w:rsidDel="00000000" w:rsidP="00000000" w:rsidRDefault="00000000" w:rsidRPr="00000000" w14:paraId="000000C9">
      <w:pPr>
        <w:spacing w:line="240" w:lineRule="auto"/>
        <w:jc w:val="both"/>
        <w:rPr>
          <w:color w:val="000000"/>
        </w:rPr>
      </w:pPr>
      <w:r w:rsidDel="00000000" w:rsidR="00000000" w:rsidRPr="00000000">
        <w:rPr>
          <w:rtl w:val="0"/>
        </w:rPr>
      </w:r>
    </w:p>
    <w:p w:rsidR="00000000" w:rsidDel="00000000" w:rsidP="00000000" w:rsidRDefault="00000000" w:rsidRPr="00000000" w14:paraId="000000CA">
      <w:pPr>
        <w:spacing w:line="240" w:lineRule="auto"/>
        <w:jc w:val="both"/>
        <w:rPr>
          <w:color w:val="000000"/>
        </w:rPr>
      </w:pPr>
      <w:r w:rsidDel="00000000" w:rsidR="00000000" w:rsidRPr="00000000">
        <w:rPr>
          <w:rtl w:val="0"/>
        </w:rPr>
      </w:r>
    </w:p>
    <w:p w:rsidR="00000000" w:rsidDel="00000000" w:rsidP="00000000" w:rsidRDefault="00000000" w:rsidRPr="00000000" w14:paraId="000000CB">
      <w:pPr>
        <w:numPr>
          <w:ilvl w:val="1"/>
          <w:numId w:val="4"/>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ff0000"/>
          <w:rtl w:val="0"/>
        </w:rPr>
        <w:t xml:space="preserve">Clasificación de símbolos.</w:t>
      </w:r>
    </w:p>
    <w:p w:rsidR="00000000" w:rsidDel="00000000" w:rsidP="00000000" w:rsidRDefault="00000000" w:rsidRPr="00000000" w14:paraId="000000CC">
      <w:pPr>
        <w:spacing w:line="240" w:lineRule="auto"/>
        <w:jc w:val="both"/>
        <w:rPr>
          <w:color w:val="000000"/>
        </w:rPr>
      </w:pPr>
      <w:r w:rsidDel="00000000" w:rsidR="00000000" w:rsidRPr="00000000">
        <w:rPr>
          <w:rtl w:val="0"/>
        </w:rPr>
      </w:r>
    </w:p>
    <w:tbl>
      <w:tblPr>
        <w:tblStyle w:val="Table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jc w:val="both"/>
              <w:rPr/>
            </w:pPr>
            <w:bookmarkStart w:colFirst="0" w:colLast="0" w:name="_heading=h.tyjcwt" w:id="5"/>
            <w:bookmarkEnd w:id="5"/>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CE">
            <w:pPr>
              <w:pStyle w:val="Title"/>
              <w:spacing w:after="0" w:lineRule="auto"/>
              <w:jc w:val="center"/>
              <w:rPr>
                <w:sz w:val="22"/>
                <w:szCs w:val="22"/>
              </w:rPr>
            </w:pPr>
            <w:bookmarkStart w:colFirst="0" w:colLast="0" w:name="_heading=h.3dy6vkm" w:id="6"/>
            <w:bookmarkEnd w:id="6"/>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jc w:val="both"/>
              <w:rPr>
                <w:color w:val="000000"/>
              </w:rPr>
            </w:pPr>
            <w:sdt>
              <w:sdtPr>
                <w:tag w:val="goog_rdk_15"/>
              </w:sdtPr>
              <w:sdtContent>
                <w:commentRangeStart w:id="15"/>
              </w:sdtContent>
            </w:sdt>
            <w:r w:rsidDel="00000000" w:rsidR="00000000" w:rsidRPr="00000000">
              <w:rPr/>
              <w:drawing>
                <wp:inline distB="0" distT="0" distL="0" distR="0">
                  <wp:extent cx="3924300" cy="2752725"/>
                  <wp:effectExtent b="0" l="0" r="0" t="0"/>
                  <wp:docPr descr="1.2.- Simbología eléctrica y electrónica. | RGFM03 ..." id="337" name="image21.gif"/>
                  <a:graphic>
                    <a:graphicData uri="http://schemas.openxmlformats.org/drawingml/2006/picture">
                      <pic:pic>
                        <pic:nvPicPr>
                          <pic:cNvPr descr="1.2.- Simbología eléctrica y electrónica. | RGFM03 ..." id="0" name="image21.gif"/>
                          <pic:cNvPicPr preferRelativeResize="0"/>
                        </pic:nvPicPr>
                        <pic:blipFill>
                          <a:blip r:embed="rId24"/>
                          <a:srcRect b="0" l="0" r="0" t="0"/>
                          <a:stretch>
                            <a:fillRect/>
                          </a:stretch>
                        </pic:blipFill>
                        <pic:spPr>
                          <a:xfrm>
                            <a:off x="0" y="0"/>
                            <a:ext cx="3924300" cy="275272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0">
            <w:pPr>
              <w:jc w:val="both"/>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1">
            <w:pPr>
              <w:jc w:val="both"/>
              <w:rPr>
                <w:color w:val="000000"/>
              </w:rPr>
            </w:pPr>
            <w:r w:rsidDel="00000000" w:rsidR="00000000" w:rsidRPr="00000000">
              <w:rPr>
                <w:color w:val="000000"/>
                <w:rtl w:val="0"/>
              </w:rPr>
              <w:t xml:space="preserve">Este es el código utilizado en electrodomésticos residenciales y comerciales. </w:t>
            </w:r>
            <w:r w:rsidDel="00000000" w:rsidR="00000000" w:rsidRPr="00000000">
              <w:rPr>
                <w:highlight w:val="green"/>
                <w:rtl w:val="0"/>
              </w:rPr>
              <w:t xml:space="preserve">Los símbolos eléctricos están estandarizados y normalizados para que no encontremos diferencias en los planos eléctricos y sepamos identificar cada elemento.</w:t>
            </w:r>
            <w:r w:rsidDel="00000000" w:rsidR="00000000" w:rsidRPr="00000000">
              <w:rPr>
                <w:color w:val="000000"/>
                <w:highlight w:val="green"/>
                <w:rtl w:val="0"/>
              </w:rPr>
              <w:t xml:space="preserve"> </w:t>
            </w:r>
            <w:r w:rsidDel="00000000" w:rsidR="00000000" w:rsidRPr="00000000">
              <w:rPr>
                <w:color w:val="000000"/>
                <w:rtl w:val="0"/>
              </w:rPr>
              <w:t xml:space="preserve">En algunos países, los códigos mencionados, en los edificios residenciales, pueden cambiar y no están estandarizados. Dependiendo del tipo de familia, existen más de 1.500 símbolos de los principales estándares internacionales. Los símbolos eléctricos se muestran gráficamente para cada elemento de un circuito o instalación eléctrica. </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both"/>
              <w:rPr>
                <w:color w:val="b7b7b7"/>
              </w:rPr>
            </w:pPr>
            <w:r w:rsidDel="00000000" w:rsidR="00000000" w:rsidRPr="00000000">
              <w:rPr>
                <w:rtl w:val="0"/>
              </w:rPr>
            </w:r>
          </w:p>
        </w:tc>
      </w:tr>
    </w:tbl>
    <w:p w:rsidR="00000000" w:rsidDel="00000000" w:rsidP="00000000" w:rsidRDefault="00000000" w:rsidRPr="00000000" w14:paraId="000000D4">
      <w:pPr>
        <w:spacing w:line="240" w:lineRule="auto"/>
        <w:jc w:val="both"/>
        <w:rPr>
          <w:b w:val="1"/>
          <w:color w:val="000000"/>
        </w:rPr>
      </w:pPr>
      <w:r w:rsidDel="00000000" w:rsidR="00000000" w:rsidRPr="00000000">
        <w:rPr>
          <w:rtl w:val="0"/>
        </w:rPr>
      </w:r>
    </w:p>
    <w:p w:rsidR="00000000" w:rsidDel="00000000" w:rsidP="00000000" w:rsidRDefault="00000000" w:rsidRPr="00000000" w14:paraId="000000D5">
      <w:pPr>
        <w:numPr>
          <w:ilvl w:val="1"/>
          <w:numId w:val="4"/>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ff0000"/>
          <w:rtl w:val="0"/>
        </w:rPr>
        <w:t xml:space="preserve">Nomenclatura en planos.</w:t>
      </w:r>
    </w:p>
    <w:p w:rsidR="00000000" w:rsidDel="00000000" w:rsidP="00000000" w:rsidRDefault="00000000" w:rsidRPr="00000000" w14:paraId="000000D6">
      <w:pPr>
        <w:spacing w:line="240" w:lineRule="auto"/>
        <w:jc w:val="both"/>
        <w:rPr>
          <w:b w:val="1"/>
          <w:color w:val="000000"/>
        </w:rPr>
      </w:pPr>
      <w:r w:rsidDel="00000000" w:rsidR="00000000" w:rsidRPr="00000000">
        <w:rPr>
          <w:rtl w:val="0"/>
        </w:rPr>
      </w:r>
    </w:p>
    <w:tbl>
      <w:tblPr>
        <w:tblStyle w:val="Table1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7">
            <w:pPr>
              <w:widowControl w:val="0"/>
              <w:jc w:val="both"/>
              <w:rPr/>
            </w:pPr>
            <w:bookmarkStart w:colFirst="0" w:colLast="0" w:name="_heading=h.1t3h5sf" w:id="7"/>
            <w:bookmarkEnd w:id="7"/>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D8">
            <w:pPr>
              <w:pStyle w:val="Title"/>
              <w:widowControl w:val="0"/>
              <w:spacing w:after="0" w:lineRule="auto"/>
              <w:jc w:val="center"/>
              <w:rPr>
                <w:sz w:val="22"/>
                <w:szCs w:val="22"/>
              </w:rPr>
            </w:pPr>
            <w:bookmarkStart w:colFirst="0" w:colLast="0" w:name="_heading=h.4d34og8" w:id="8"/>
            <w:bookmarkEnd w:id="8"/>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A">
            <w:pPr>
              <w:jc w:val="both"/>
              <w:rPr>
                <w:color w:val="000000"/>
              </w:rPr>
            </w:pPr>
            <w:r w:rsidDel="00000000" w:rsidR="00000000" w:rsidRPr="00000000">
              <w:rPr>
                <w:color w:val="ff0000"/>
                <w:rtl w:val="0"/>
              </w:rPr>
              <w:t xml:space="preserve">En los esquemas eléctricos, a cada símbolo que identifica un dispositivo, se le asigna un nombre en el grupo, en los otros documentos relacionados con el sistema y en el propio dispositivo (como una etiqueta adhesiva) después de la instalación en campo. Hay muchas formas de elegir un nombre, el diseño describe dos usos muy comunes, como se muestra a continuación: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pPr>
            <w:r w:rsidDel="00000000" w:rsidR="00000000" w:rsidRPr="00000000">
              <w:rPr>
                <w:rtl w:val="0"/>
              </w:rPr>
            </w:r>
          </w:p>
          <w:p w:rsidR="00000000" w:rsidDel="00000000" w:rsidP="00000000" w:rsidRDefault="00000000" w:rsidRPr="00000000" w14:paraId="000000DC">
            <w:pPr>
              <w:widowControl w:val="0"/>
              <w:jc w:val="both"/>
              <w:rPr/>
            </w:pPr>
            <w:sdt>
              <w:sdtPr>
                <w:tag w:val="goog_rdk_16"/>
              </w:sdtPr>
              <w:sdtContent>
                <w:commentRangeStart w:id="16"/>
              </w:sdtContent>
            </w:sdt>
            <w:r w:rsidDel="00000000" w:rsidR="00000000" w:rsidRPr="00000000">
              <w:rPr/>
              <w:drawing>
                <wp:inline distB="0" distT="0" distL="0" distR="0">
                  <wp:extent cx="2857500" cy="1533525"/>
                  <wp:effectExtent b="0" l="0" r="0" t="0"/>
                  <wp:docPr id="338"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2857500" cy="153352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D">
            <w:pPr>
              <w:jc w:val="both"/>
              <w:rPr>
                <w:color w:val="000000"/>
              </w:rPr>
            </w:pPr>
            <w:r w:rsidDel="00000000" w:rsidR="00000000" w:rsidRPr="00000000">
              <w:rPr>
                <w:rtl w:val="0"/>
              </w:rPr>
              <w:t xml:space="preserve">Imagen: 228116_i16.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F">
            <w:pPr>
              <w:jc w:val="both"/>
              <w:rPr>
                <w:color w:val="000000"/>
              </w:rPr>
            </w:pPr>
            <w:r w:rsidDel="00000000" w:rsidR="00000000" w:rsidRPr="00000000">
              <w:rPr>
                <w:color w:val="000000"/>
                <w:rtl w:val="0"/>
              </w:rPr>
              <w:t xml:space="preserve">Forma 1: el nombre del símbolo consta de dos partes, clase y número. Por ejemplo, el número tres (3) en una abreviatura de Q3, que muestra inyección, se usa para distinguir la presencia de muchas unidades protectoras. En un período de tiempo, la combinación de letras múltiples es común, por ejemplo, la letra K muestra deportación o contratista (inicio) si se recolecta con M y luego se muestra en los motores KM. De acuerdo con el estándar </w:t>
            </w:r>
            <w:sdt>
              <w:sdtPr>
                <w:tag w:val="goog_rdk_17"/>
              </w:sdtPr>
              <w:sdtContent>
                <w:commentRangeStart w:id="17"/>
              </w:sdtContent>
            </w:sdt>
            <w:r w:rsidDel="00000000" w:rsidR="00000000" w:rsidRPr="00000000">
              <w:rPr>
                <w:color w:val="000000"/>
                <w:highlight w:val="green"/>
                <w:rtl w:val="0"/>
              </w:rPr>
              <w:t xml:space="preserve">IEC 750</w:t>
            </w:r>
            <w:commentRangeEnd w:id="17"/>
            <w:r w:rsidDel="00000000" w:rsidR="00000000" w:rsidRPr="00000000">
              <w:commentReference w:id="17"/>
            </w:r>
            <w:r w:rsidDel="00000000" w:rsidR="00000000" w:rsidRPr="00000000">
              <w:rPr>
                <w:color w:val="000000"/>
                <w:highlight w:val="green"/>
                <w:rtl w:val="0"/>
              </w:rPr>
              <w:t xml:space="preserve"> (1991),</w:t>
            </w:r>
            <w:r w:rsidDel="00000000" w:rsidR="00000000" w:rsidRPr="00000000">
              <w:rPr>
                <w:color w:val="000000"/>
                <w:rtl w:val="0"/>
              </w:rPr>
              <w:t xml:space="preserve"> el nombre debe comenzar con un guion, por ejemplo -Q3A.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1">
            <w:pPr>
              <w:jc w:val="both"/>
              <w:rPr>
                <w:color w:val="000000"/>
              </w:rPr>
            </w:pPr>
            <w:r w:rsidDel="00000000" w:rsidR="00000000" w:rsidRPr="00000000">
              <w:rPr>
                <w:color w:val="000000"/>
                <w:rtl w:val="0"/>
              </w:rPr>
              <w:t xml:space="preserve">Forma 2: consta de tres partes, nombre del símbolo, número de dibujo, categoría y ubicación en el dibujo. Por ejemplo, 1Q15 se refiere al interruptor en el punto 15 del nivel 1 (el nivel suele estar dividido en secciones o cuadrantes para facilitar la colocación de elementos). En variaciones de esta forma, las posiciones en los niveles generalmente se reemplazan por números consecutivos, por ejemplo, si el nivel 1 tuviera dos teclas, se llamarían 1Q1 y 1Q2.</w:t>
            </w:r>
          </w:p>
        </w:tc>
      </w:tr>
    </w:tbl>
    <w:p w:rsidR="00000000" w:rsidDel="00000000" w:rsidP="00000000" w:rsidRDefault="00000000" w:rsidRPr="00000000" w14:paraId="000000E3">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4">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5">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6">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7">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8">
      <w:pPr>
        <w:shd w:fill="ffffff" w:val="clear"/>
        <w:spacing w:line="240" w:lineRule="auto"/>
        <w:jc w:val="both"/>
        <w:rPr>
          <w:b w:val="1"/>
          <w:color w:val="222222"/>
        </w:rPr>
      </w:pPr>
      <w:r w:rsidDel="00000000" w:rsidR="00000000" w:rsidRPr="00000000">
        <w:rPr>
          <w:rtl w:val="0"/>
        </w:rPr>
      </w:r>
    </w:p>
    <w:p w:rsidR="00000000" w:rsidDel="00000000" w:rsidP="00000000" w:rsidRDefault="00000000" w:rsidRPr="00000000" w14:paraId="000000E9">
      <w:pPr>
        <w:shd w:fill="ffffff" w:val="clear"/>
        <w:spacing w:line="240" w:lineRule="auto"/>
        <w:jc w:val="both"/>
        <w:rPr>
          <w:b w:val="1"/>
          <w:color w:val="ff0000"/>
        </w:rPr>
      </w:pPr>
      <w:bookmarkStart w:colFirst="0" w:colLast="0" w:name="_heading=h.2bn6wsx" w:id="9"/>
      <w:bookmarkEnd w:id="9"/>
      <w:r w:rsidDel="00000000" w:rsidR="00000000" w:rsidRPr="00000000">
        <w:rPr>
          <w:b w:val="1"/>
          <w:color w:val="ff0000"/>
          <w:rtl w:val="0"/>
        </w:rPr>
        <w:t xml:space="preserve">Tabla 1.</w:t>
      </w:r>
    </w:p>
    <w:p w:rsidR="00000000" w:rsidDel="00000000" w:rsidP="00000000" w:rsidRDefault="00000000" w:rsidRPr="00000000" w14:paraId="000000EA">
      <w:pPr>
        <w:shd w:fill="ffffff" w:val="clear"/>
        <w:spacing w:line="240" w:lineRule="auto"/>
        <w:jc w:val="both"/>
        <w:rPr>
          <w:i w:val="1"/>
          <w:color w:val="ff0000"/>
        </w:rPr>
      </w:pPr>
      <w:r w:rsidDel="00000000" w:rsidR="00000000" w:rsidRPr="00000000">
        <w:rPr>
          <w:i w:val="1"/>
          <w:color w:val="ff0000"/>
          <w:rtl w:val="0"/>
        </w:rPr>
        <w:t xml:space="preserve">Clases para la nomenclatura</w:t>
      </w:r>
    </w:p>
    <w:p w:rsidR="00000000" w:rsidDel="00000000" w:rsidP="00000000" w:rsidRDefault="00000000" w:rsidRPr="00000000" w14:paraId="000000EB">
      <w:pPr>
        <w:shd w:fill="ffffff" w:val="clear"/>
        <w:spacing w:line="240" w:lineRule="auto"/>
        <w:jc w:val="both"/>
        <w:rPr>
          <w:b w:val="1"/>
          <w:color w:val="222222"/>
        </w:rPr>
      </w:pPr>
      <w:r w:rsidDel="00000000" w:rsidR="00000000" w:rsidRPr="00000000">
        <w:rPr>
          <w:rtl w:val="0"/>
        </w:rPr>
      </w:r>
    </w:p>
    <w:tbl>
      <w:tblPr>
        <w:tblStyle w:val="Table11"/>
        <w:tblW w:w="14658.0" w:type="dxa"/>
        <w:jc w:val="left"/>
        <w:tblBorders>
          <w:top w:color="e3e3e3" w:space="0" w:sz="6" w:val="single"/>
          <w:left w:color="e3e3e3" w:space="0" w:sz="6" w:val="single"/>
          <w:bottom w:color="e3e3e3" w:space="0" w:sz="6" w:val="single"/>
          <w:right w:color="e3e3e3" w:space="0" w:sz="6" w:val="single"/>
        </w:tblBorders>
        <w:tblLayout w:type="fixed"/>
        <w:tblLook w:val="0400"/>
      </w:tblPr>
      <w:tblGrid>
        <w:gridCol w:w="985"/>
        <w:gridCol w:w="4440"/>
        <w:gridCol w:w="9233"/>
        <w:tblGridChange w:id="0">
          <w:tblGrid>
            <w:gridCol w:w="985"/>
            <w:gridCol w:w="4440"/>
            <w:gridCol w:w="9233"/>
          </w:tblGrid>
        </w:tblGridChange>
      </w:tblGrid>
      <w:tr>
        <w:trPr>
          <w:cantSplit w:val="0"/>
          <w:tblHeader w:val="0"/>
        </w:trPr>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C">
            <w:pPr>
              <w:jc w:val="center"/>
              <w:rPr>
                <w:color w:val="000000"/>
              </w:rPr>
            </w:pPr>
            <w:r w:rsidDel="00000000" w:rsidR="00000000" w:rsidRPr="00000000">
              <w:rPr>
                <w:color w:val="000000"/>
                <w:rtl w:val="0"/>
              </w:rPr>
              <w:t xml:space="preserve">Letra.</w:t>
            </w:r>
          </w:p>
        </w:tc>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D">
            <w:pPr>
              <w:jc w:val="center"/>
              <w:rPr>
                <w:color w:val="000000"/>
              </w:rPr>
            </w:pPr>
            <w:r w:rsidDel="00000000" w:rsidR="00000000" w:rsidRPr="00000000">
              <w:rPr>
                <w:color w:val="000000"/>
                <w:rtl w:val="0"/>
              </w:rPr>
              <w:t xml:space="preserve">Tipo de aparato.</w:t>
            </w:r>
          </w:p>
        </w:tc>
        <w:tc>
          <w:tcPr>
            <w:tcBorders>
              <w:top w:color="000000" w:space="0" w:sz="4"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E">
            <w:pPr>
              <w:jc w:val="center"/>
              <w:rPr>
                <w:color w:val="000000"/>
              </w:rPr>
            </w:pPr>
            <w:r w:rsidDel="00000000" w:rsidR="00000000" w:rsidRPr="00000000">
              <w:rPr>
                <w:color w:val="000000"/>
                <w:rtl w:val="0"/>
              </w:rPr>
              <w:t xml:space="preserve">Ejemplo.</w:t>
            </w:r>
          </w:p>
        </w:tc>
      </w:tr>
      <w:tr>
        <w:trPr>
          <w:cantSplit w:val="0"/>
          <w:tblHeader w:val="0"/>
        </w:trPr>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EF">
            <w:pPr>
              <w:jc w:val="both"/>
              <w:rPr>
                <w:color w:val="000000"/>
              </w:rPr>
            </w:pPr>
            <w:r w:rsidDel="00000000" w:rsidR="00000000" w:rsidRPr="00000000">
              <w:rPr>
                <w:color w:val="000000"/>
                <w:rtl w:val="0"/>
              </w:rPr>
              <w:t xml:space="preserve">A.</w:t>
            </w:r>
          </w:p>
        </w:tc>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0">
            <w:pPr>
              <w:jc w:val="both"/>
              <w:rPr>
                <w:color w:val="000000"/>
              </w:rPr>
            </w:pPr>
            <w:r w:rsidDel="00000000" w:rsidR="00000000" w:rsidRPr="00000000">
              <w:rPr>
                <w:color w:val="000000"/>
                <w:rtl w:val="0"/>
              </w:rPr>
              <w:t xml:space="preserve">Grupos constructivos.</w:t>
            </w:r>
          </w:p>
          <w:p w:rsidR="00000000" w:rsidDel="00000000" w:rsidP="00000000" w:rsidRDefault="00000000" w:rsidRPr="00000000" w14:paraId="000000F1">
            <w:pPr>
              <w:jc w:val="both"/>
              <w:rPr>
                <w:color w:val="000000"/>
              </w:rPr>
            </w:pPr>
            <w:r w:rsidDel="00000000" w:rsidR="00000000" w:rsidRPr="00000000">
              <w:rPr>
                <w:color w:val="000000"/>
                <w:rtl w:val="0"/>
              </w:rPr>
              <w:t xml:space="preserve">Partes de grupos constructivos.</w:t>
            </w:r>
          </w:p>
        </w:tc>
        <w:tc>
          <w:tcPr>
            <w:tcBorders>
              <w:top w:color="000000" w:space="0" w:sz="4"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2">
            <w:pPr>
              <w:jc w:val="both"/>
              <w:rPr>
                <w:color w:val="000000"/>
              </w:rPr>
            </w:pPr>
            <w:r w:rsidDel="00000000" w:rsidR="00000000" w:rsidRPr="00000000">
              <w:rPr>
                <w:color w:val="000000"/>
                <w:rtl w:val="0"/>
              </w:rPr>
              <w:t xml:space="preserve">Amplificadores, amplificadores magnéticos, láser, máser, combinaciones de aparatos.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3">
            <w:pPr>
              <w:jc w:val="both"/>
              <w:rPr>
                <w:color w:val="000000"/>
              </w:rPr>
            </w:pPr>
            <w:r w:rsidDel="00000000" w:rsidR="00000000" w:rsidRPr="00000000">
              <w:rPr>
                <w:color w:val="000000"/>
                <w:rtl w:val="0"/>
              </w:rPr>
              <w:t xml:space="preserve">B.</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4">
            <w:pPr>
              <w:jc w:val="both"/>
              <w:rPr>
                <w:color w:val="000000"/>
              </w:rPr>
            </w:pPr>
            <w:r w:rsidDel="00000000" w:rsidR="00000000" w:rsidRPr="00000000">
              <w:rPr>
                <w:color w:val="000000"/>
                <w:rtl w:val="0"/>
              </w:rPr>
              <w:t xml:space="preserve">Convertidores de magnitudes no eléctricas a magnitudes eléctricas y, al contrario.</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5">
            <w:pPr>
              <w:jc w:val="both"/>
              <w:rPr>
                <w:color w:val="000000"/>
              </w:rPr>
            </w:pPr>
            <w:r w:rsidDel="00000000" w:rsidR="00000000" w:rsidRPr="00000000">
              <w:rPr>
                <w:color w:val="000000"/>
                <w:rtl w:val="0"/>
              </w:rPr>
              <w:t xml:space="preserve">Transductores, sondas termoeléctricas, termo células, células fotoeléctricas, dinamómetros, cristales piezoeléctricos, micrófonos, </w:t>
            </w:r>
            <w:r w:rsidDel="00000000" w:rsidR="00000000" w:rsidRPr="00000000">
              <w:rPr>
                <w:i w:val="1"/>
                <w:color w:val="000000"/>
                <w:rtl w:val="0"/>
              </w:rPr>
              <w:t xml:space="preserve">pick-up</w:t>
            </w:r>
            <w:r w:rsidDel="00000000" w:rsidR="00000000" w:rsidRPr="00000000">
              <w:rPr>
                <w:color w:val="000000"/>
                <w:rtl w:val="0"/>
              </w:rPr>
              <w:t xml:space="preserve">, altavoces, aparatos de campo giratorio.</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6">
            <w:pPr>
              <w:jc w:val="both"/>
              <w:rPr>
                <w:color w:val="000000"/>
              </w:rPr>
            </w:pPr>
            <w:r w:rsidDel="00000000" w:rsidR="00000000" w:rsidRPr="00000000">
              <w:rPr>
                <w:color w:val="000000"/>
                <w:rtl w:val="0"/>
              </w:rPr>
              <w:t xml:space="preserve">C.</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7">
            <w:pPr>
              <w:jc w:val="both"/>
              <w:rPr>
                <w:color w:val="000000"/>
              </w:rPr>
            </w:pPr>
            <w:r w:rsidDel="00000000" w:rsidR="00000000" w:rsidRPr="00000000">
              <w:rPr>
                <w:color w:val="000000"/>
                <w:rtl w:val="0"/>
              </w:rPr>
              <w:t xml:space="preserve">Condensadores.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8">
            <w:pPr>
              <w:jc w:val="both"/>
              <w:rPr>
                <w:color w:val="000000"/>
              </w:rPr>
            </w:pPr>
            <w:r w:rsidDel="00000000" w:rsidR="00000000" w:rsidRPr="00000000">
              <w:rPr>
                <w:rtl w:val="0"/>
              </w:rPr>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9">
            <w:pPr>
              <w:jc w:val="both"/>
              <w:rPr>
                <w:color w:val="000000"/>
              </w:rPr>
            </w:pPr>
            <w:r w:rsidDel="00000000" w:rsidR="00000000" w:rsidRPr="00000000">
              <w:rPr>
                <w:color w:val="000000"/>
                <w:rtl w:val="0"/>
              </w:rPr>
              <w:t xml:space="preserve">D.</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A">
            <w:pPr>
              <w:jc w:val="both"/>
              <w:rPr>
                <w:color w:val="000000"/>
              </w:rPr>
            </w:pPr>
            <w:r w:rsidDel="00000000" w:rsidR="00000000" w:rsidRPr="00000000">
              <w:rPr>
                <w:color w:val="000000"/>
                <w:rtl w:val="0"/>
              </w:rPr>
              <w:t xml:space="preserve">Dispositivos de retardo, de memoria, elementos binarios.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B">
            <w:pPr>
              <w:jc w:val="both"/>
              <w:rPr>
                <w:color w:val="000000"/>
              </w:rPr>
            </w:pPr>
            <w:r w:rsidDel="00000000" w:rsidR="00000000" w:rsidRPr="00000000">
              <w:rPr>
                <w:color w:val="000000"/>
                <w:rtl w:val="0"/>
              </w:rPr>
              <w:t xml:space="preserve">Conductores de retardo, elementos biestables, elementos monoestables, memorias de núcleos, registradores, memorias de discos, aparatos de cintas magnéticas.</w:t>
            </w:r>
          </w:p>
        </w:tc>
      </w:tr>
      <w:tr>
        <w:trPr>
          <w:cantSplit w:val="0"/>
          <w:trHeight w:val="622" w:hRule="atLeast"/>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C">
            <w:pPr>
              <w:jc w:val="both"/>
              <w:rPr>
                <w:color w:val="000000"/>
              </w:rPr>
            </w:pPr>
            <w:r w:rsidDel="00000000" w:rsidR="00000000" w:rsidRPr="00000000">
              <w:rPr>
                <w:color w:val="000000"/>
                <w:rtl w:val="0"/>
              </w:rPr>
              <w:t xml:space="preserve">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D">
            <w:pPr>
              <w:jc w:val="both"/>
              <w:rPr>
                <w:color w:val="000000"/>
              </w:rPr>
            </w:pPr>
            <w:r w:rsidDel="00000000" w:rsidR="00000000" w:rsidRPr="00000000">
              <w:rPr>
                <w:color w:val="000000"/>
                <w:rtl w:val="0"/>
              </w:rPr>
              <w:t xml:space="preserve">Diversos.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E">
            <w:pPr>
              <w:jc w:val="both"/>
              <w:rPr>
                <w:color w:val="000000"/>
              </w:rPr>
            </w:pPr>
            <w:r w:rsidDel="00000000" w:rsidR="00000000" w:rsidRPr="00000000">
              <w:rPr>
                <w:color w:val="000000"/>
                <w:rtl w:val="0"/>
              </w:rPr>
              <w:t xml:space="preserve">Instalaciones de alumbrado, de calefacción; que no están indicadas en otro lugar de esta tabla.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0FF">
            <w:pPr>
              <w:jc w:val="both"/>
              <w:rPr>
                <w:color w:val="000000"/>
              </w:rPr>
            </w:pPr>
            <w:r w:rsidDel="00000000" w:rsidR="00000000" w:rsidRPr="00000000">
              <w:rPr>
                <w:color w:val="000000"/>
                <w:rtl w:val="0"/>
              </w:rPr>
              <w:t xml:space="preserve">F.</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0">
            <w:pPr>
              <w:jc w:val="both"/>
              <w:rPr>
                <w:color w:val="000000"/>
              </w:rPr>
            </w:pPr>
            <w:r w:rsidDel="00000000" w:rsidR="00000000" w:rsidRPr="00000000">
              <w:rPr>
                <w:color w:val="000000"/>
                <w:rtl w:val="0"/>
              </w:rPr>
              <w:t xml:space="preserve">Dispositivo de protección.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1">
            <w:pPr>
              <w:jc w:val="both"/>
              <w:rPr>
                <w:color w:val="000000"/>
              </w:rPr>
            </w:pPr>
            <w:r w:rsidDel="00000000" w:rsidR="00000000" w:rsidRPr="00000000">
              <w:rPr>
                <w:color w:val="000000"/>
                <w:rtl w:val="0"/>
              </w:rPr>
              <w:t xml:space="preserve">Fusibles, descargador de sobretensión, relés de protección, disparador.</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2">
            <w:pPr>
              <w:jc w:val="both"/>
              <w:rPr>
                <w:color w:val="000000"/>
              </w:rPr>
            </w:pPr>
            <w:r w:rsidDel="00000000" w:rsidR="00000000" w:rsidRPr="00000000">
              <w:rPr>
                <w:color w:val="000000"/>
                <w:rtl w:val="0"/>
              </w:rPr>
              <w:t xml:space="preserve">G.</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3">
            <w:pPr>
              <w:jc w:val="both"/>
              <w:rPr>
                <w:color w:val="000000"/>
              </w:rPr>
            </w:pPr>
            <w:r w:rsidDel="00000000" w:rsidR="00000000" w:rsidRPr="00000000">
              <w:rPr>
                <w:color w:val="000000"/>
                <w:rtl w:val="0"/>
              </w:rPr>
              <w:t xml:space="preserve">Generadores.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4">
            <w:pPr>
              <w:jc w:val="both"/>
              <w:rPr>
                <w:color w:val="000000"/>
              </w:rPr>
            </w:pPr>
            <w:r w:rsidDel="00000000" w:rsidR="00000000" w:rsidRPr="00000000">
              <w:rPr>
                <w:color w:val="000000"/>
                <w:rtl w:val="0"/>
              </w:rPr>
              <w:t xml:space="preserve">Generadores rotativos, transformadores de frecuencia rotativos, baterías, equipos de alimentación, osciladores.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5">
            <w:pPr>
              <w:jc w:val="both"/>
              <w:rPr>
                <w:color w:val="000000"/>
              </w:rPr>
            </w:pPr>
            <w:r w:rsidDel="00000000" w:rsidR="00000000" w:rsidRPr="00000000">
              <w:rPr>
                <w:color w:val="000000"/>
                <w:rtl w:val="0"/>
              </w:rPr>
              <w:t xml:space="preserve">H.</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6">
            <w:pPr>
              <w:jc w:val="both"/>
              <w:rPr>
                <w:color w:val="000000"/>
              </w:rPr>
            </w:pPr>
            <w:r w:rsidDel="00000000" w:rsidR="00000000" w:rsidRPr="00000000">
              <w:rPr>
                <w:color w:val="000000"/>
                <w:rtl w:val="0"/>
              </w:rPr>
              <w:t xml:space="preserve">Equipos de señalización.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7">
            <w:pPr>
              <w:jc w:val="both"/>
              <w:rPr>
                <w:color w:val="000000"/>
              </w:rPr>
            </w:pPr>
            <w:r w:rsidDel="00000000" w:rsidR="00000000" w:rsidRPr="00000000">
              <w:rPr>
                <w:color w:val="000000"/>
                <w:rtl w:val="0"/>
              </w:rPr>
              <w:t xml:space="preserve">Aparatos de señalización ópticos y acústicos.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8">
            <w:pPr>
              <w:jc w:val="both"/>
              <w:rPr>
                <w:strike w:val="1"/>
                <w:color w:val="ff0000"/>
              </w:rPr>
            </w:pPr>
            <w:r w:rsidDel="00000000" w:rsidR="00000000" w:rsidRPr="00000000">
              <w:rPr>
                <w:strike w:val="1"/>
                <w:color w:val="ff0000"/>
                <w:rtl w:val="0"/>
              </w:rPr>
              <w:t xml:space="preserve">J.</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9">
            <w:pPr>
              <w:jc w:val="both"/>
              <w:rPr>
                <w:strike w:val="1"/>
                <w:color w:val="ff0000"/>
              </w:rPr>
            </w:pPr>
            <w:r w:rsidDel="00000000" w:rsidR="00000000" w:rsidRPr="00000000">
              <w:rPr>
                <w:strike w:val="1"/>
                <w:color w:val="ff0000"/>
                <w:rtl w:val="0"/>
              </w:rPr>
              <w:t xml:space="preserv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A">
            <w:pPr>
              <w:jc w:val="both"/>
              <w:rPr>
                <w:strike w:val="1"/>
                <w:color w:val="ff0000"/>
              </w:rPr>
            </w:pPr>
            <w:r w:rsidDel="00000000" w:rsidR="00000000" w:rsidRPr="00000000">
              <w:rPr>
                <w:strike w:val="1"/>
                <w:color w:val="ff0000"/>
                <w:rtl w:val="0"/>
              </w:rPr>
              <w:t xml:space="preserve">—</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B">
            <w:pPr>
              <w:jc w:val="both"/>
              <w:rPr>
                <w:color w:val="000000"/>
              </w:rPr>
            </w:pPr>
            <w:r w:rsidDel="00000000" w:rsidR="00000000" w:rsidRPr="00000000">
              <w:rPr>
                <w:color w:val="000000"/>
                <w:rtl w:val="0"/>
              </w:rPr>
              <w:t xml:space="preserve">K.</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C">
            <w:pPr>
              <w:jc w:val="both"/>
              <w:rPr>
                <w:color w:val="000000"/>
              </w:rPr>
            </w:pPr>
            <w:r w:rsidDel="00000000" w:rsidR="00000000" w:rsidRPr="00000000">
              <w:rPr>
                <w:color w:val="000000"/>
                <w:rtl w:val="0"/>
              </w:rPr>
              <w:t xml:space="preserve">Relés, contactores.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D">
            <w:pPr>
              <w:jc w:val="both"/>
              <w:rPr>
                <w:color w:val="000000"/>
              </w:rPr>
            </w:pPr>
            <w:r w:rsidDel="00000000" w:rsidR="00000000" w:rsidRPr="00000000">
              <w:rPr>
                <w:color w:val="000000"/>
                <w:rtl w:val="0"/>
              </w:rPr>
              <w:t xml:space="preserve">Contactores de potencia, contactores auxiliares, relés auxiliares, relés intermitentes, relés de tiempo, relés </w:t>
            </w:r>
            <w:r w:rsidDel="00000000" w:rsidR="00000000" w:rsidRPr="00000000">
              <w:rPr>
                <w:i w:val="1"/>
                <w:color w:val="000000"/>
                <w:rtl w:val="0"/>
              </w:rPr>
              <w:t xml:space="preserve">Reed.</w:t>
            </w:r>
            <w:r w:rsidDel="00000000" w:rsidR="00000000" w:rsidRPr="00000000">
              <w:rPr>
                <w:rtl w:val="0"/>
              </w:rPr>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E">
            <w:pPr>
              <w:jc w:val="both"/>
              <w:rPr>
                <w:color w:val="000000"/>
              </w:rPr>
            </w:pPr>
            <w:r w:rsidDel="00000000" w:rsidR="00000000" w:rsidRPr="00000000">
              <w:rPr>
                <w:color w:val="000000"/>
                <w:rtl w:val="0"/>
              </w:rPr>
              <w:t xml:space="preserve">L.</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0F">
            <w:pPr>
              <w:jc w:val="both"/>
              <w:rPr>
                <w:color w:val="000000"/>
              </w:rPr>
            </w:pPr>
            <w:r w:rsidDel="00000000" w:rsidR="00000000" w:rsidRPr="00000000">
              <w:rPr>
                <w:color w:val="000000"/>
                <w:rtl w:val="0"/>
              </w:rPr>
              <w:t xml:space="preserve">Inductividad.</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0">
            <w:pPr>
              <w:jc w:val="both"/>
              <w:rPr>
                <w:color w:val="000000"/>
              </w:rPr>
            </w:pPr>
            <w:r w:rsidDel="00000000" w:rsidR="00000000" w:rsidRPr="00000000">
              <w:rPr>
                <w:color w:val="000000"/>
                <w:rtl w:val="0"/>
              </w:rPr>
              <w:t xml:space="preserve">Bobinas de reactancia.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1">
            <w:pPr>
              <w:jc w:val="both"/>
              <w:rPr>
                <w:color w:val="000000"/>
              </w:rPr>
            </w:pPr>
            <w:r w:rsidDel="00000000" w:rsidR="00000000" w:rsidRPr="00000000">
              <w:rPr>
                <w:color w:val="000000"/>
                <w:rtl w:val="0"/>
              </w:rPr>
              <w:t xml:space="preserve">M.</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2">
            <w:pPr>
              <w:jc w:val="both"/>
              <w:rPr>
                <w:color w:val="000000"/>
              </w:rPr>
            </w:pPr>
            <w:r w:rsidDel="00000000" w:rsidR="00000000" w:rsidRPr="00000000">
              <w:rPr>
                <w:color w:val="000000"/>
                <w:rtl w:val="0"/>
              </w:rPr>
              <w:t xml:space="preserve">Motores.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3">
            <w:pPr>
              <w:jc w:val="both"/>
              <w:rPr>
                <w:color w:val="000000"/>
              </w:rPr>
            </w:pPr>
            <w:r w:rsidDel="00000000" w:rsidR="00000000" w:rsidRPr="00000000">
              <w:rPr>
                <w:color w:val="000000"/>
                <w:rtl w:val="0"/>
              </w:rPr>
              <w:t xml:space="preserve">—</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4">
            <w:pPr>
              <w:jc w:val="both"/>
              <w:rPr>
                <w:color w:val="000000"/>
              </w:rPr>
            </w:pPr>
            <w:r w:rsidDel="00000000" w:rsidR="00000000" w:rsidRPr="00000000">
              <w:rPr>
                <w:color w:val="000000"/>
                <w:rtl w:val="0"/>
              </w:rPr>
              <w:t xml:space="preserve">N.</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5">
            <w:pPr>
              <w:jc w:val="both"/>
              <w:rPr>
                <w:color w:val="000000"/>
              </w:rPr>
            </w:pPr>
            <w:r w:rsidDel="00000000" w:rsidR="00000000" w:rsidRPr="00000000">
              <w:rPr>
                <w:color w:val="000000"/>
                <w:rtl w:val="0"/>
              </w:rPr>
              <w:t xml:space="preserve">Amplificadores, reguladores.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6">
            <w:pPr>
              <w:jc w:val="both"/>
              <w:rPr>
                <w:color w:val="000000"/>
              </w:rPr>
            </w:pPr>
            <w:r w:rsidDel="00000000" w:rsidR="00000000" w:rsidRPr="00000000">
              <w:rPr>
                <w:color w:val="000000"/>
                <w:rtl w:val="0"/>
              </w:rPr>
              <w:t xml:space="preserve">Circuitos integrados.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7">
            <w:pPr>
              <w:jc w:val="both"/>
              <w:rPr>
                <w:color w:val="000000"/>
              </w:rPr>
            </w:pPr>
            <w:r w:rsidDel="00000000" w:rsidR="00000000" w:rsidRPr="00000000">
              <w:rPr>
                <w:color w:val="000000"/>
                <w:rtl w:val="0"/>
              </w:rPr>
              <w:t xml:space="preserve">P.</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8">
            <w:pPr>
              <w:jc w:val="both"/>
              <w:rPr>
                <w:color w:val="000000"/>
              </w:rPr>
            </w:pPr>
            <w:r w:rsidDel="00000000" w:rsidR="00000000" w:rsidRPr="00000000">
              <w:rPr>
                <w:color w:val="000000"/>
                <w:rtl w:val="0"/>
              </w:rPr>
              <w:t xml:space="preserve">Instrumentos de medición, equipos de pruebas.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9">
            <w:pPr>
              <w:jc w:val="both"/>
              <w:rPr>
                <w:color w:val="000000"/>
              </w:rPr>
            </w:pPr>
            <w:r w:rsidDel="00000000" w:rsidR="00000000" w:rsidRPr="00000000">
              <w:rPr>
                <w:color w:val="000000"/>
                <w:rtl w:val="0"/>
              </w:rPr>
              <w:t xml:space="preserve">Instrumentos de medición, registradores y contadores, emisores de impulsos, relojes.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A">
            <w:pPr>
              <w:jc w:val="both"/>
              <w:rPr>
                <w:color w:val="000000"/>
              </w:rPr>
            </w:pPr>
            <w:r w:rsidDel="00000000" w:rsidR="00000000" w:rsidRPr="00000000">
              <w:rPr>
                <w:color w:val="000000"/>
                <w:rtl w:val="0"/>
              </w:rPr>
              <w:t xml:space="preserve">Q.</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B">
            <w:pPr>
              <w:jc w:val="both"/>
              <w:rPr>
                <w:color w:val="000000"/>
              </w:rPr>
            </w:pPr>
            <w:r w:rsidDel="00000000" w:rsidR="00000000" w:rsidRPr="00000000">
              <w:rPr>
                <w:color w:val="000000"/>
                <w:rtl w:val="0"/>
              </w:rPr>
              <w:t xml:space="preserve">Aparatos de maniobra para altas intensidades.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C">
            <w:pPr>
              <w:jc w:val="both"/>
              <w:rPr>
                <w:color w:val="000000"/>
              </w:rPr>
            </w:pPr>
            <w:r w:rsidDel="00000000" w:rsidR="00000000" w:rsidRPr="00000000">
              <w:rPr>
                <w:color w:val="000000"/>
                <w:rtl w:val="0"/>
              </w:rPr>
              <w:t xml:space="preserve">Interruptores de potencia, de protección, para protección de motores, automáticos, seccionadores, seccionadores bajo carga con fusibles.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D">
            <w:pPr>
              <w:jc w:val="both"/>
              <w:rPr>
                <w:color w:val="000000"/>
              </w:rPr>
            </w:pPr>
            <w:r w:rsidDel="00000000" w:rsidR="00000000" w:rsidRPr="00000000">
              <w:rPr>
                <w:color w:val="000000"/>
                <w:rtl w:val="0"/>
              </w:rPr>
              <w:t xml:space="preserve">R.</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E">
            <w:pPr>
              <w:jc w:val="both"/>
              <w:rPr>
                <w:color w:val="000000"/>
              </w:rPr>
            </w:pPr>
            <w:r w:rsidDel="00000000" w:rsidR="00000000" w:rsidRPr="00000000">
              <w:rPr>
                <w:color w:val="000000"/>
                <w:rtl w:val="0"/>
              </w:rPr>
              <w:t xml:space="preserve">Resistencias.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1F">
            <w:pPr>
              <w:rPr>
                <w:color w:val="000000"/>
              </w:rPr>
            </w:pPr>
            <w:r w:rsidDel="00000000" w:rsidR="00000000" w:rsidRPr="00000000">
              <w:rPr>
                <w:color w:val="000000"/>
                <w:rtl w:val="0"/>
              </w:rPr>
              <w:t xml:space="preserve">Resistencias, potenciómetros, reostatos, </w:t>
            </w:r>
            <w:r w:rsidDel="00000000" w:rsidR="00000000" w:rsidRPr="00000000">
              <w:rPr>
                <w:i w:val="1"/>
                <w:color w:val="000000"/>
                <w:rtl w:val="0"/>
              </w:rPr>
              <w:t xml:space="preserve">shunts</w:t>
            </w:r>
            <w:r w:rsidDel="00000000" w:rsidR="00000000" w:rsidRPr="00000000">
              <w:rPr>
                <w:color w:val="000000"/>
                <w:rtl w:val="0"/>
              </w:rPr>
              <w:t xml:space="preserve">, resistencias, en derivación, termistores.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0">
            <w:pPr>
              <w:jc w:val="both"/>
              <w:rPr>
                <w:color w:val="000000"/>
              </w:rPr>
            </w:pPr>
            <w:r w:rsidDel="00000000" w:rsidR="00000000" w:rsidRPr="00000000">
              <w:rPr>
                <w:color w:val="000000"/>
                <w:rtl w:val="0"/>
              </w:rPr>
              <w:t xml:space="preserv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1">
            <w:pPr>
              <w:jc w:val="both"/>
              <w:rPr>
                <w:color w:val="000000"/>
              </w:rPr>
            </w:pPr>
            <w:r w:rsidDel="00000000" w:rsidR="00000000" w:rsidRPr="00000000">
              <w:rPr>
                <w:color w:val="000000"/>
                <w:rtl w:val="0"/>
              </w:rPr>
              <w:t xml:space="preserve">Interruptores, selectores.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2">
            <w:pPr>
              <w:jc w:val="both"/>
              <w:rPr>
                <w:color w:val="000000"/>
              </w:rPr>
            </w:pPr>
            <w:r w:rsidDel="00000000" w:rsidR="00000000" w:rsidRPr="00000000">
              <w:rPr>
                <w:color w:val="000000"/>
                <w:rtl w:val="0"/>
              </w:rPr>
              <w:t xml:space="preserve">Pulsadores, interruptores de posición y de mando, conmutador, selector, selectores rotativos, adaptadores selectores, emisores de señales.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3">
            <w:pPr>
              <w:jc w:val="both"/>
              <w:rPr>
                <w:color w:val="000000"/>
              </w:rPr>
            </w:pPr>
            <w:r w:rsidDel="00000000" w:rsidR="00000000" w:rsidRPr="00000000">
              <w:rPr>
                <w:color w:val="000000"/>
                <w:rtl w:val="0"/>
              </w:rPr>
              <w:t xml:space="preserve">T.</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4">
            <w:pPr>
              <w:jc w:val="both"/>
              <w:rPr>
                <w:color w:val="000000"/>
              </w:rPr>
            </w:pPr>
            <w:r w:rsidDel="00000000" w:rsidR="00000000" w:rsidRPr="00000000">
              <w:rPr>
                <w:color w:val="000000"/>
                <w:rtl w:val="0"/>
              </w:rPr>
              <w:t xml:space="preserve">Transformadores.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5">
            <w:pPr>
              <w:jc w:val="both"/>
              <w:rPr>
                <w:color w:val="000000"/>
              </w:rPr>
            </w:pPr>
            <w:r w:rsidDel="00000000" w:rsidR="00000000" w:rsidRPr="00000000">
              <w:rPr>
                <w:color w:val="000000"/>
                <w:rtl w:val="0"/>
              </w:rPr>
              <w:t xml:space="preserve">Transformadores de tensión y de intensidad.</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6">
            <w:pPr>
              <w:jc w:val="both"/>
              <w:rPr>
                <w:color w:val="000000"/>
              </w:rPr>
            </w:pPr>
            <w:r w:rsidDel="00000000" w:rsidR="00000000" w:rsidRPr="00000000">
              <w:rPr>
                <w:color w:val="000000"/>
                <w:rtl w:val="0"/>
              </w:rPr>
              <w:t xml:space="preserve">U.</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7">
            <w:pPr>
              <w:jc w:val="both"/>
              <w:rPr>
                <w:color w:val="000000"/>
              </w:rPr>
            </w:pPr>
            <w:r w:rsidDel="00000000" w:rsidR="00000000" w:rsidRPr="00000000">
              <w:rPr>
                <w:color w:val="000000"/>
                <w:rtl w:val="0"/>
              </w:rPr>
              <w:t xml:space="preserve">Moduladores, convertidores.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8">
            <w:pPr>
              <w:jc w:val="both"/>
              <w:rPr>
                <w:color w:val="000000"/>
              </w:rPr>
            </w:pPr>
            <w:r w:rsidDel="00000000" w:rsidR="00000000" w:rsidRPr="00000000">
              <w:rPr>
                <w:color w:val="000000"/>
                <w:rtl w:val="0"/>
              </w:rPr>
              <w:t xml:space="preserve">Discriminadores, convertidores de frecuencia, demoduladores, inversores, onduladores.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9">
            <w:pPr>
              <w:jc w:val="both"/>
              <w:rPr>
                <w:color w:val="000000"/>
              </w:rPr>
            </w:pPr>
            <w:r w:rsidDel="00000000" w:rsidR="00000000" w:rsidRPr="00000000">
              <w:rPr>
                <w:color w:val="000000"/>
                <w:rtl w:val="0"/>
              </w:rPr>
              <w:t xml:space="preserve">V.</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A">
            <w:pPr>
              <w:jc w:val="both"/>
              <w:rPr>
                <w:color w:val="000000"/>
              </w:rPr>
            </w:pPr>
            <w:r w:rsidDel="00000000" w:rsidR="00000000" w:rsidRPr="00000000">
              <w:rPr>
                <w:color w:val="000000"/>
                <w:rtl w:val="0"/>
              </w:rPr>
              <w:t xml:space="preserve">Válvulas, semiconductores.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B">
            <w:pPr>
              <w:jc w:val="both"/>
              <w:rPr>
                <w:color w:val="000000"/>
              </w:rPr>
            </w:pPr>
            <w:r w:rsidDel="00000000" w:rsidR="00000000" w:rsidRPr="00000000">
              <w:rPr>
                <w:color w:val="000000"/>
                <w:rtl w:val="0"/>
              </w:rPr>
              <w:t xml:space="preserve">Válvulas de vacío, de descarga en gases, diodos, transistores, tiristores.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C">
            <w:pPr>
              <w:jc w:val="both"/>
              <w:rPr>
                <w:color w:val="000000"/>
              </w:rPr>
            </w:pPr>
            <w:r w:rsidDel="00000000" w:rsidR="00000000" w:rsidRPr="00000000">
              <w:rPr>
                <w:color w:val="000000"/>
                <w:rtl w:val="0"/>
              </w:rPr>
              <w:t xml:space="preserve">W.</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D">
            <w:pPr>
              <w:jc w:val="both"/>
              <w:rPr>
                <w:color w:val="000000"/>
              </w:rPr>
            </w:pPr>
            <w:r w:rsidDel="00000000" w:rsidR="00000000" w:rsidRPr="00000000">
              <w:rPr>
                <w:color w:val="000000"/>
                <w:rtl w:val="0"/>
              </w:rPr>
              <w:t xml:space="preserve">Vías de conducción, guía ondas.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E">
            <w:pPr>
              <w:jc w:val="both"/>
              <w:rPr>
                <w:color w:val="000000"/>
              </w:rPr>
            </w:pPr>
            <w:r w:rsidDel="00000000" w:rsidR="00000000" w:rsidRPr="00000000">
              <w:rPr>
                <w:color w:val="000000"/>
                <w:rtl w:val="0"/>
              </w:rPr>
              <w:t xml:space="preserve">Hilos de conexión, cables, guía ondas, acoplamientos dirigidos por guía ondas, dipolos, antenas parabólicas.</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2F">
            <w:pPr>
              <w:jc w:val="both"/>
              <w:rPr>
                <w:color w:val="000000"/>
              </w:rPr>
            </w:pPr>
            <w:r w:rsidDel="00000000" w:rsidR="00000000" w:rsidRPr="00000000">
              <w:rPr>
                <w:color w:val="000000"/>
                <w:rtl w:val="0"/>
              </w:rPr>
              <w:t xml:space="preserve">X.</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0">
            <w:pPr>
              <w:jc w:val="both"/>
              <w:rPr>
                <w:color w:val="000000"/>
              </w:rPr>
            </w:pPr>
            <w:r w:rsidDel="00000000" w:rsidR="00000000" w:rsidRPr="00000000">
              <w:rPr>
                <w:color w:val="000000"/>
                <w:rtl w:val="0"/>
              </w:rPr>
              <w:t xml:space="preserve">Bornes, clavijas, enchufes.</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1">
            <w:pPr>
              <w:jc w:val="both"/>
              <w:rPr>
                <w:color w:val="000000"/>
              </w:rPr>
            </w:pPr>
            <w:r w:rsidDel="00000000" w:rsidR="00000000" w:rsidRPr="00000000">
              <w:rPr>
                <w:color w:val="000000"/>
                <w:rtl w:val="0"/>
              </w:rPr>
              <w:t xml:space="preserve">Clavijas y cajas de enchufe, clavijas de pruebas, regletas de bornes, regletas de soldadura.</w:t>
            </w:r>
          </w:p>
        </w:tc>
      </w:tr>
      <w:tr>
        <w:trPr>
          <w:cantSplit w:val="0"/>
          <w:tblHeader w:val="0"/>
        </w:trPr>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2">
            <w:pPr>
              <w:jc w:val="both"/>
              <w:rPr>
                <w:color w:val="000000"/>
              </w:rPr>
            </w:pPr>
            <w:r w:rsidDel="00000000" w:rsidR="00000000" w:rsidRPr="00000000">
              <w:rPr>
                <w:color w:val="000000"/>
                <w:rtl w:val="0"/>
              </w:rPr>
              <w:t xml:space="preserve">Y.</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3">
            <w:pPr>
              <w:jc w:val="both"/>
              <w:rPr>
                <w:color w:val="000000"/>
              </w:rPr>
            </w:pPr>
            <w:r w:rsidDel="00000000" w:rsidR="00000000" w:rsidRPr="00000000">
              <w:rPr>
                <w:color w:val="000000"/>
                <w:rtl w:val="0"/>
              </w:rPr>
              <w:t xml:space="preserve">Equipos eléctricos accionados mecánicamente.</w:t>
            </w:r>
          </w:p>
        </w:tc>
        <w:tc>
          <w:tcPr>
            <w:tcBorders>
              <w:top w:color="e3e3e3" w:space="0" w:sz="6" w:val="single"/>
              <w:left w:color="e3e3e3" w:space="0" w:sz="6" w:val="single"/>
              <w:bottom w:color="e3e3e3" w:space="0" w:sz="6"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4">
            <w:pPr>
              <w:jc w:val="both"/>
              <w:rPr>
                <w:color w:val="000000"/>
              </w:rPr>
            </w:pPr>
            <w:r w:rsidDel="00000000" w:rsidR="00000000" w:rsidRPr="00000000">
              <w:rPr>
                <w:color w:val="000000"/>
                <w:rtl w:val="0"/>
              </w:rPr>
              <w:t xml:space="preserve">Frenos, embragues, válvulas.</w:t>
            </w:r>
          </w:p>
        </w:tc>
      </w:tr>
      <w:tr>
        <w:trPr>
          <w:cantSplit w:val="0"/>
          <w:tblHeader w:val="0"/>
        </w:trPr>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5">
            <w:pPr>
              <w:jc w:val="both"/>
              <w:rPr>
                <w:color w:val="000000"/>
              </w:rPr>
            </w:pPr>
            <w:r w:rsidDel="00000000" w:rsidR="00000000" w:rsidRPr="00000000">
              <w:rPr>
                <w:color w:val="000000"/>
                <w:rtl w:val="0"/>
              </w:rPr>
              <w:t xml:space="preserve">Z.</w:t>
            </w:r>
          </w:p>
        </w:tc>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6">
            <w:pPr>
              <w:jc w:val="both"/>
              <w:rPr>
                <w:color w:val="000000"/>
              </w:rPr>
            </w:pPr>
            <w:r w:rsidDel="00000000" w:rsidR="00000000" w:rsidRPr="00000000">
              <w:rPr>
                <w:color w:val="000000"/>
                <w:rtl w:val="0"/>
              </w:rPr>
              <w:t xml:space="preserve">Equipos de compensación, filtros limitadores.</w:t>
            </w:r>
          </w:p>
        </w:tc>
        <w:tc>
          <w:tcPr>
            <w:tcBorders>
              <w:top w:color="e3e3e3" w:space="0" w:sz="6" w:val="single"/>
              <w:left w:color="e3e3e3" w:space="0" w:sz="6" w:val="single"/>
              <w:bottom w:color="000000" w:space="0" w:sz="4" w:val="single"/>
              <w:right w:color="e3e3e3" w:space="0" w:sz="6" w:val="single"/>
            </w:tcBorders>
            <w:shd w:fill="ffffff" w:val="clear"/>
            <w:tcMar>
              <w:top w:w="75.0" w:type="dxa"/>
              <w:left w:w="120.0" w:type="dxa"/>
              <w:bottom w:w="75.0" w:type="dxa"/>
              <w:right w:w="120.0" w:type="dxa"/>
            </w:tcMar>
            <w:vAlign w:val="bottom"/>
          </w:tcPr>
          <w:p w:rsidR="00000000" w:rsidDel="00000000" w:rsidP="00000000" w:rsidRDefault="00000000" w:rsidRPr="00000000" w14:paraId="00000137">
            <w:pPr>
              <w:jc w:val="both"/>
              <w:rPr>
                <w:color w:val="000000"/>
              </w:rPr>
            </w:pPr>
            <w:r w:rsidDel="00000000" w:rsidR="00000000" w:rsidRPr="00000000">
              <w:rPr>
                <w:color w:val="000000"/>
                <w:rtl w:val="0"/>
              </w:rPr>
              <w:t xml:space="preserve">Circuitos para imitación de cables, reguladores dinámicos, filtros de cristal.</w:t>
            </w:r>
          </w:p>
        </w:tc>
      </w:tr>
    </w:tbl>
    <w:p w:rsidR="00000000" w:rsidDel="00000000" w:rsidP="00000000" w:rsidRDefault="00000000" w:rsidRPr="00000000" w14:paraId="00000138">
      <w:pPr>
        <w:spacing w:line="240" w:lineRule="auto"/>
        <w:jc w:val="both"/>
        <w:rPr>
          <w:b w:val="1"/>
          <w:color w:val="000000"/>
        </w:rPr>
      </w:pPr>
      <w:r w:rsidDel="00000000" w:rsidR="00000000" w:rsidRPr="00000000">
        <w:rPr>
          <w:b w:val="1"/>
          <w:color w:val="000000"/>
          <w:rtl w:val="0"/>
        </w:rPr>
        <w:t xml:space="preserve"> </w:t>
      </w:r>
    </w:p>
    <w:p w:rsidR="00000000" w:rsidDel="00000000" w:rsidP="00000000" w:rsidRDefault="00000000" w:rsidRPr="00000000" w14:paraId="00000139">
      <w:pPr>
        <w:spacing w:line="240" w:lineRule="auto"/>
        <w:jc w:val="both"/>
        <w:rPr/>
      </w:pPr>
      <w:r w:rsidDel="00000000" w:rsidR="00000000" w:rsidRPr="00000000">
        <w:rPr>
          <w:b w:val="1"/>
          <w:i w:val="1"/>
          <w:rtl w:val="0"/>
        </w:rPr>
        <w:t xml:space="preserve">Nota.</w:t>
      </w:r>
      <w:r w:rsidDel="00000000" w:rsidR="00000000" w:rsidRPr="00000000">
        <w:rPr>
          <w:rtl w:val="0"/>
        </w:rPr>
        <w:t xml:space="preserve"> Control real (2015). </w:t>
      </w:r>
      <w:r w:rsidDel="00000000" w:rsidR="00000000" w:rsidRPr="00000000">
        <w:rPr>
          <w:i w:val="1"/>
          <w:rtl w:val="0"/>
        </w:rPr>
        <w:t xml:space="preserve">Control de planos eléctricos</w:t>
      </w:r>
      <w:r w:rsidDel="00000000" w:rsidR="00000000" w:rsidRPr="00000000">
        <w:rPr>
          <w:rtl w:val="0"/>
        </w:rPr>
        <w:t xml:space="preserve">. </w:t>
      </w:r>
    </w:p>
    <w:p w:rsidR="00000000" w:rsidDel="00000000" w:rsidP="00000000" w:rsidRDefault="00000000" w:rsidRPr="00000000" w14:paraId="0000013A">
      <w:pPr>
        <w:spacing w:line="240" w:lineRule="auto"/>
        <w:jc w:val="both"/>
        <w:rPr/>
      </w:pPr>
      <w:r w:rsidDel="00000000" w:rsidR="00000000" w:rsidRPr="00000000">
        <w:rPr>
          <w:rtl w:val="0"/>
        </w:rPr>
      </w:r>
    </w:p>
    <w:p w:rsidR="00000000" w:rsidDel="00000000" w:rsidP="00000000" w:rsidRDefault="00000000" w:rsidRPr="00000000" w14:paraId="0000013B">
      <w:pPr>
        <w:spacing w:line="240" w:lineRule="auto"/>
        <w:jc w:val="both"/>
        <w:rPr>
          <w:b w:val="1"/>
          <w:color w:val="000000"/>
        </w:rPr>
      </w:pPr>
      <w:r w:rsidDel="00000000" w:rsidR="00000000" w:rsidRPr="00000000">
        <w:rPr>
          <w:rtl w:val="0"/>
        </w:rPr>
      </w:r>
    </w:p>
    <w:p w:rsidR="00000000" w:rsidDel="00000000" w:rsidP="00000000" w:rsidRDefault="00000000" w:rsidRPr="00000000" w14:paraId="0000013C">
      <w:pPr>
        <w:spacing w:line="240" w:lineRule="auto"/>
        <w:jc w:val="both"/>
        <w:rPr>
          <w:b w:val="1"/>
          <w:color w:val="000000"/>
        </w:rPr>
      </w:pPr>
      <w:r w:rsidDel="00000000" w:rsidR="00000000" w:rsidRPr="00000000">
        <w:rPr>
          <w:rtl w:val="0"/>
        </w:rPr>
      </w:r>
    </w:p>
    <w:p w:rsidR="00000000" w:rsidDel="00000000" w:rsidP="00000000" w:rsidRDefault="00000000" w:rsidRPr="00000000" w14:paraId="0000013D">
      <w:pPr>
        <w:spacing w:line="240" w:lineRule="auto"/>
        <w:jc w:val="both"/>
        <w:rPr>
          <w:b w:val="1"/>
          <w:color w:val="000000"/>
        </w:rPr>
      </w:pPr>
      <w:r w:rsidDel="00000000" w:rsidR="00000000" w:rsidRPr="00000000">
        <w:rPr>
          <w:rtl w:val="0"/>
        </w:rPr>
      </w:r>
    </w:p>
    <w:p w:rsidR="00000000" w:rsidDel="00000000" w:rsidP="00000000" w:rsidRDefault="00000000" w:rsidRPr="00000000" w14:paraId="0000013E">
      <w:pPr>
        <w:spacing w:line="240" w:lineRule="auto"/>
        <w:jc w:val="both"/>
        <w:rPr>
          <w:b w:val="1"/>
          <w:color w:val="000000"/>
        </w:rPr>
      </w:pPr>
      <w:r w:rsidDel="00000000" w:rsidR="00000000" w:rsidRPr="00000000">
        <w:rPr>
          <w:rtl w:val="0"/>
        </w:rPr>
      </w:r>
    </w:p>
    <w:p w:rsidR="00000000" w:rsidDel="00000000" w:rsidP="00000000" w:rsidRDefault="00000000" w:rsidRPr="00000000" w14:paraId="0000013F">
      <w:pPr>
        <w:spacing w:line="240" w:lineRule="auto"/>
        <w:jc w:val="both"/>
        <w:rPr>
          <w:b w:val="1"/>
          <w:color w:val="000000"/>
        </w:rPr>
      </w:pPr>
      <w:r w:rsidDel="00000000" w:rsidR="00000000" w:rsidRPr="00000000">
        <w:rPr>
          <w:rtl w:val="0"/>
        </w:rPr>
      </w:r>
    </w:p>
    <w:p w:rsidR="00000000" w:rsidDel="00000000" w:rsidP="00000000" w:rsidRDefault="00000000" w:rsidRPr="00000000" w14:paraId="00000140">
      <w:pPr>
        <w:numPr>
          <w:ilvl w:val="0"/>
          <w:numId w:val="5"/>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Arquitectura.</w:t>
      </w:r>
    </w:p>
    <w:p w:rsidR="00000000" w:rsidDel="00000000" w:rsidP="00000000" w:rsidRDefault="00000000" w:rsidRPr="00000000" w14:paraId="00000141">
      <w:pPr>
        <w:spacing w:line="240" w:lineRule="auto"/>
        <w:jc w:val="both"/>
        <w:rPr>
          <w:b w:val="1"/>
          <w:color w:val="000000"/>
        </w:rPr>
      </w:pPr>
      <w:r w:rsidDel="00000000" w:rsidR="00000000" w:rsidRPr="00000000">
        <w:rPr>
          <w:rtl w:val="0"/>
        </w:rPr>
      </w:r>
    </w:p>
    <w:tbl>
      <w:tblPr>
        <w:tblStyle w:val="Table1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43">
            <w:pPr>
              <w:pStyle w:val="Title"/>
              <w:spacing w:after="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jc w:val="both"/>
              <w:rPr>
                <w:color w:val="b7b7b7"/>
              </w:rPr>
            </w:pPr>
            <w:sdt>
              <w:sdtPr>
                <w:tag w:val="goog_rdk_18"/>
              </w:sdtPr>
              <w:sdtContent>
                <w:commentRangeStart w:id="18"/>
              </w:sdtContent>
            </w:sdt>
            <w:r w:rsidDel="00000000" w:rsidR="00000000" w:rsidRPr="00000000">
              <w:rPr/>
              <w:drawing>
                <wp:inline distB="0" distT="0" distL="0" distR="0">
                  <wp:extent cx="3048000" cy="2257425"/>
                  <wp:effectExtent b="0" l="0" r="0" t="0"/>
                  <wp:docPr id="33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048000" cy="225742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5">
            <w:pPr>
              <w:jc w:val="both"/>
              <w:rPr>
                <w:color w:val="000000"/>
              </w:rPr>
            </w:pPr>
            <w:r w:rsidDel="00000000" w:rsidR="00000000" w:rsidRPr="00000000">
              <w:rPr>
                <w:rtl w:val="0"/>
              </w:rPr>
            </w:r>
          </w:p>
          <w:p w:rsidR="00000000" w:rsidDel="00000000" w:rsidP="00000000" w:rsidRDefault="00000000" w:rsidRPr="00000000" w14:paraId="00000146">
            <w:pPr>
              <w:jc w:val="both"/>
              <w:rPr>
                <w:b w:val="1"/>
                <w:color w:val="000000"/>
              </w:rPr>
            </w:pPr>
            <w:r w:rsidDel="00000000" w:rsidR="00000000" w:rsidRPr="00000000">
              <w:rPr>
                <w:color w:val="000000"/>
                <w:rtl w:val="0"/>
              </w:rPr>
              <w:t xml:space="preserve">Imagen:</w:t>
            </w:r>
            <w:r w:rsidDel="00000000" w:rsidR="00000000" w:rsidRPr="00000000">
              <w:rPr>
                <w:b w:val="1"/>
                <w:color w:val="000000"/>
                <w:rtl w:val="0"/>
              </w:rPr>
              <w:t xml:space="preserve"> </w:t>
            </w:r>
            <w:r w:rsidDel="00000000" w:rsidR="00000000" w:rsidRPr="00000000">
              <w:rPr>
                <w:color w:val="000000"/>
                <w:rtl w:val="0"/>
              </w:rPr>
              <w:t xml:space="preserve">228116_i17.</w:t>
            </w:r>
            <w:r w:rsidDel="00000000" w:rsidR="00000000" w:rsidRPr="00000000">
              <w:rPr>
                <w:rtl w:val="0"/>
              </w:rPr>
            </w:r>
          </w:p>
          <w:p w:rsidR="00000000" w:rsidDel="00000000" w:rsidP="00000000" w:rsidRDefault="00000000" w:rsidRPr="00000000" w14:paraId="00000147">
            <w:pPr>
              <w:jc w:val="both"/>
              <w:rPr>
                <w:b w:val="1"/>
                <w:color w:val="000000"/>
              </w:rPr>
            </w:pPr>
            <w:r w:rsidDel="00000000" w:rsidR="00000000" w:rsidRPr="00000000">
              <w:rPr>
                <w:rtl w:val="0"/>
              </w:rPr>
            </w:r>
          </w:p>
          <w:p w:rsidR="00000000" w:rsidDel="00000000" w:rsidP="00000000" w:rsidRDefault="00000000" w:rsidRPr="00000000" w14:paraId="00000148">
            <w:pPr>
              <w:jc w:val="both"/>
              <w:rPr>
                <w:color w:val="000000"/>
              </w:rPr>
            </w:pPr>
            <w:r w:rsidDel="00000000" w:rsidR="00000000" w:rsidRPr="00000000">
              <w:rPr>
                <w:color w:val="ff0000"/>
                <w:rtl w:val="0"/>
              </w:rPr>
              <w:t xml:space="preserve">En muchas áreas, la energía está estrechamente relacionada con los edificios, es decir, la construcción se debe hacer usando máquinas y herramientas. Con respecto a la eficiencia energética en el diseño de edificios, han existido debates sobre el diseño de estructuras, se dice que, deben ser eficientes en cuanto al uso de recursos, de principio a fin, por tanto, esto puede repercutir en su diseño, teniendo en cuenta la necesidad de protección y cuidado ambiental. La condición climática de las estructuras solares pasivas tiene en cuenta la lluvia, el sol y situaciones adversas en el entorno construido. Cada vez se planifican más edificaciones de bajo consumo energético, porque reduce el uso de electricidad y mejora los costos. Los edificios bioclimáticos aprovechan el poder del clima para transformar energía gratuita, ilimitada y renovable. Las percepciones sobre el consumo de energía en los edificios están cambiando, de esta manera, la forma en que se diseñan y construye también debe cambiar, es decir que, cuanto más autosuficientes sean las construcciones, mejor se adaptarán a las próximas décadas, en las cuales los costes de los recursos no renovables aumentarán.</w:t>
            </w:r>
            <w:r w:rsidDel="00000000" w:rsidR="00000000" w:rsidRPr="00000000">
              <w:rPr>
                <w:rtl w:val="0"/>
              </w:rPr>
            </w:r>
          </w:p>
        </w:tc>
      </w:tr>
    </w:tbl>
    <w:p w:rsidR="00000000" w:rsidDel="00000000" w:rsidP="00000000" w:rsidRDefault="00000000" w:rsidRPr="00000000" w14:paraId="0000014A">
      <w:pPr>
        <w:numPr>
          <w:ilvl w:val="1"/>
          <w:numId w:val="7"/>
        </w:numPr>
        <w:pBdr>
          <w:top w:space="0" w:sz="0" w:val="nil"/>
          <w:left w:space="0" w:sz="0" w:val="nil"/>
          <w:bottom w:space="0" w:sz="0" w:val="nil"/>
          <w:right w:space="0" w:sz="0" w:val="nil"/>
          <w:between w:space="0" w:sz="0" w:val="nil"/>
        </w:pBdr>
        <w:spacing w:line="240" w:lineRule="auto"/>
        <w:ind w:left="360" w:hanging="360"/>
        <w:jc w:val="both"/>
        <w:rPr/>
      </w:pPr>
      <w:r w:rsidDel="00000000" w:rsidR="00000000" w:rsidRPr="00000000">
        <w:rPr>
          <w:color w:val="ff0000"/>
          <w:rtl w:val="0"/>
        </w:rPr>
        <w:t xml:space="preserve">Tipo de arquitectura.</w:t>
      </w:r>
    </w:p>
    <w:p w:rsidR="00000000" w:rsidDel="00000000" w:rsidP="00000000" w:rsidRDefault="00000000" w:rsidRPr="00000000" w14:paraId="0000014B">
      <w:pPr>
        <w:spacing w:line="240" w:lineRule="auto"/>
        <w:jc w:val="both"/>
        <w:rPr>
          <w:color w:val="000000"/>
        </w:rPr>
      </w:pPr>
      <w:r w:rsidDel="00000000" w:rsidR="00000000" w:rsidRPr="00000000">
        <w:rPr>
          <w:rtl w:val="0"/>
        </w:rPr>
      </w:r>
    </w:p>
    <w:tbl>
      <w:tblPr>
        <w:tblStyle w:val="Table1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699"/>
        <w:gridCol w:w="12005"/>
        <w:tblGridChange w:id="0">
          <w:tblGrid>
            <w:gridCol w:w="1950"/>
            <w:gridCol w:w="699"/>
            <w:gridCol w:w="12005"/>
          </w:tblGrid>
        </w:tblGridChange>
      </w:tblGrid>
      <w:tr>
        <w:trPr>
          <w:cantSplit w:val="0"/>
          <w:trHeight w:val="422"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4C">
            <w:pPr>
              <w:widowControl w:val="0"/>
              <w:jc w:val="both"/>
              <w:rPr/>
            </w:pPr>
            <w:bookmarkStart w:colFirst="0" w:colLast="0" w:name="_heading=h.2s8eyo1" w:id="10"/>
            <w:bookmarkEnd w:id="10"/>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4E">
            <w:pPr>
              <w:pStyle w:val="Title"/>
              <w:widowControl w:val="0"/>
              <w:spacing w:after="0" w:lineRule="auto"/>
              <w:jc w:val="center"/>
              <w:rPr>
                <w:sz w:val="22"/>
                <w:szCs w:val="22"/>
              </w:rPr>
            </w:pPr>
            <w:bookmarkStart w:colFirst="0" w:colLast="0" w:name="_heading=h.17dp8vu" w:id="11"/>
            <w:bookmarkEnd w:id="11"/>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jc w:val="both"/>
              <w:rPr/>
            </w:pPr>
            <w:r w:rsidDel="00000000" w:rsidR="00000000" w:rsidRPr="00000000">
              <w:rPr>
                <w:rtl w:val="0"/>
              </w:rPr>
            </w:r>
          </w:p>
          <w:p w:rsidR="00000000" w:rsidDel="00000000" w:rsidP="00000000" w:rsidRDefault="00000000" w:rsidRPr="00000000" w14:paraId="00000150">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2">
            <w:pPr>
              <w:jc w:val="both"/>
              <w:rPr>
                <w:color w:val="ff0000"/>
              </w:rPr>
            </w:pPr>
            <w:r w:rsidDel="00000000" w:rsidR="00000000" w:rsidRPr="00000000">
              <w:rPr>
                <w:color w:val="ff0000"/>
                <w:rtl w:val="0"/>
              </w:rPr>
              <w:t xml:space="preserve">Los sistemas eléctricos son circuitos cerrados que se utilizan para transmitir energía, para realizar diversos procesos, tareas y actividades. Aunque existen diferentes tipos de aparatos eléctricos según el voltaje o el uso, todos coinciden en que su principal función, que es la de transferir electricidad desde los elementos generadores a los consumidores. A continuación, se explican las diferencias entre estos tipos de instalación: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3">
            <w:pPr>
              <w:widowControl w:val="0"/>
              <w:jc w:val="both"/>
              <w:rPr>
                <w:color w:val="999999"/>
              </w:rPr>
            </w:pPr>
            <w:r w:rsidDel="00000000" w:rsidR="00000000" w:rsidRPr="00000000">
              <w:rPr>
                <w:rtl w:val="0"/>
              </w:rPr>
              <w:t xml:space="preserve">Una imagen relacionada con sistemas eléctricos.</w:t>
            </w:r>
            <w:r w:rsidDel="00000000" w:rsidR="00000000" w:rsidRPr="00000000">
              <w:rPr>
                <w:rtl w:val="0"/>
              </w:rPr>
            </w:r>
          </w:p>
          <w:p w:rsidR="00000000" w:rsidDel="00000000" w:rsidP="00000000" w:rsidRDefault="00000000" w:rsidRPr="00000000" w14:paraId="00000154">
            <w:pPr>
              <w:widowControl w:val="0"/>
              <w:jc w:val="both"/>
              <w:rPr>
                <w:color w:val="999999"/>
              </w:rPr>
            </w:pPr>
            <w:r w:rsidDel="00000000" w:rsidR="00000000" w:rsidRPr="00000000">
              <w:rPr>
                <w:rtl w:val="0"/>
              </w:rPr>
            </w:r>
          </w:p>
          <w:p w:rsidR="00000000" w:rsidDel="00000000" w:rsidP="00000000" w:rsidRDefault="00000000" w:rsidRPr="00000000" w14:paraId="00000155">
            <w:pPr>
              <w:widowControl w:val="0"/>
              <w:jc w:val="both"/>
              <w:rPr>
                <w:color w:val="999999"/>
              </w:rPr>
            </w:pPr>
            <w:sdt>
              <w:sdtPr>
                <w:tag w:val="goog_rdk_19"/>
              </w:sdtPr>
              <w:sdtContent>
                <w:commentRangeStart w:id="19"/>
              </w:sdtContent>
            </w:sdt>
            <w:r w:rsidDel="00000000" w:rsidR="00000000" w:rsidRPr="00000000">
              <w:rPr>
                <w:color w:val="999999"/>
              </w:rPr>
              <w:drawing>
                <wp:inline distB="0" distT="0" distL="0" distR="0">
                  <wp:extent cx="3343453" cy="1819372"/>
                  <wp:effectExtent b="0" l="0" r="0" t="0"/>
                  <wp:docPr id="3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343453" cy="181937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6">
            <w:pPr>
              <w:widowControl w:val="0"/>
              <w:jc w:val="both"/>
              <w:rPr>
                <w:color w:val="999999"/>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color w:val="000000"/>
                <w:rtl w:val="0"/>
              </w:rPr>
              <w:t xml:space="preserve">Imagen: 228116_i18.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jc w:val="both"/>
              <w:rPr>
                <w:color w:val="999999"/>
              </w:rPr>
            </w:pPr>
            <w:r w:rsidDel="00000000" w:rsidR="00000000" w:rsidRPr="00000000">
              <w:rPr>
                <w:color w:val="000000"/>
                <w:rtl w:val="0"/>
              </w:rPr>
              <w:t xml:space="preserve">Instalaciones de generadores.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B">
            <w:pPr>
              <w:widowControl w:val="0"/>
              <w:jc w:val="both"/>
              <w:rPr>
                <w:color w:val="999999"/>
              </w:rPr>
            </w:pPr>
            <w:r w:rsidDel="00000000" w:rsidR="00000000" w:rsidRPr="00000000">
              <w:rPr>
                <w:color w:val="000000"/>
                <w:rtl w:val="0"/>
              </w:rPr>
              <w:t xml:space="preserve">Generadores, estos describen la energía eléctrica a partir de otras formas convertidas. Las líneas de alto voltaje se utilizan para transportar corriente alterna desde un punto de generación hasta un punto de consumo, como ciudades o plantas industriales, que pueden estar a kilómetros de distancia.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both"/>
              <w:rPr>
                <w:color w:val="999999"/>
              </w:rPr>
            </w:pPr>
            <w:r w:rsidDel="00000000" w:rsidR="00000000" w:rsidRPr="00000000">
              <w:rPr>
                <w:color w:val="000000"/>
                <w:rtl w:val="0"/>
              </w:rPr>
              <w:t xml:space="preserve">Instalaciones de transporte.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E">
            <w:pPr>
              <w:jc w:val="both"/>
              <w:rPr>
                <w:color w:val="000000"/>
              </w:rPr>
            </w:pPr>
            <w:r w:rsidDel="00000000" w:rsidR="00000000" w:rsidRPr="00000000">
              <w:rPr>
                <w:color w:val="000000"/>
                <w:rtl w:val="0"/>
              </w:rPr>
              <w:t xml:space="preserve">Las líneas de transmisión, son líneas eléctricas que se conectan a otros sistemas de energía. Cuando se instalan en galerías y fos</w:t>
            </w:r>
            <w:r w:rsidDel="00000000" w:rsidR="00000000" w:rsidRPr="00000000">
              <w:rPr>
                <w:rtl w:val="0"/>
              </w:rPr>
              <w:t xml:space="preserve">o</w:t>
            </w:r>
            <w:r w:rsidDel="00000000" w:rsidR="00000000" w:rsidRPr="00000000">
              <w:rPr>
                <w:color w:val="000000"/>
                <w:rtl w:val="0"/>
              </w:rPr>
              <w:t xml:space="preserve">s, se denominan subterráneos, aunque también pueden ser aéreos, con escalera instalada sobre postes.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jc w:val="both"/>
              <w:rPr>
                <w:color w:val="999999"/>
              </w:rPr>
            </w:pPr>
            <w:r w:rsidDel="00000000" w:rsidR="00000000" w:rsidRPr="00000000">
              <w:rPr>
                <w:color w:val="000000"/>
                <w:rtl w:val="0"/>
              </w:rPr>
              <w:t xml:space="preserve">Instalaciones transformadoras.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1">
            <w:pPr>
              <w:jc w:val="both"/>
              <w:rPr>
                <w:color w:val="000000"/>
              </w:rPr>
            </w:pPr>
            <w:r w:rsidDel="00000000" w:rsidR="00000000" w:rsidRPr="00000000">
              <w:rPr>
                <w:color w:val="ff0000"/>
                <w:rtl w:val="0"/>
              </w:rPr>
              <w:t xml:space="preserve">Con este tipo de instalaciones, la energía eléctrica​​​​​​​​​​​​​​​​​​​​​​​​​​​​​​​​​​​​​​​​​​​​​​​​​​​​​​​​​​​​​​​​​​​​​​​​​​​​​​​​​​​​​​​​​​​​​​​​​​​​​​​​​​​​​​​​​​​​​​​​​​​​​​​​​​​​​​​​​​ cambia algunos parámetros, se caracteriza por que son diferentes a las originales. Este es el caso de las subestaciones en las cuales se cambia el voltaje, es decir, aumenta o disminuye, se logra un uso seguro del vehículo y la tensión alcanza de seis (6) kV., a tres (3) kV.</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jc w:val="both"/>
              <w:rPr>
                <w:color w:val="999999"/>
              </w:rPr>
            </w:pPr>
            <w:r w:rsidDel="00000000" w:rsidR="00000000" w:rsidRPr="00000000">
              <w:rPr>
                <w:color w:val="000000"/>
                <w:rtl w:val="0"/>
              </w:rPr>
              <w:t xml:space="preserve">Instalaciones receptoras.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4">
            <w:pPr>
              <w:jc w:val="both"/>
              <w:rPr>
                <w:color w:val="ff0000"/>
              </w:rPr>
            </w:pPr>
            <w:r w:rsidDel="00000000" w:rsidR="00000000" w:rsidRPr="00000000">
              <w:rPr>
                <w:color w:val="ff0000"/>
                <w:rtl w:val="0"/>
              </w:rPr>
              <w:t xml:space="preserve">Tanto los hogares como diversos edificios de uso industrial o comercial, utilizan este equipo receptor. A diferencia de las plantas generadoras, esta convierte la energía eléctrica en otras formas  para uso general. El receptor consta de cinco partes diferentes:</w:t>
            </w:r>
          </w:p>
          <w:p w:rsidR="00000000" w:rsidDel="00000000" w:rsidP="00000000" w:rsidRDefault="00000000" w:rsidRPr="00000000" w14:paraId="00000165">
            <w:pPr>
              <w:numPr>
                <w:ilvl w:val="0"/>
                <w:numId w:val="8"/>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Fuente de alimentación: a través de esta parte, la energía externa ingresa al sistema receptor, puede ser muy diferente en el caso de las centrales (química, radio, mecánica, entre otras.), aunque la más común es la eléctrica. </w:t>
            </w:r>
          </w:p>
          <w:p w:rsidR="00000000" w:rsidDel="00000000" w:rsidP="00000000" w:rsidRDefault="00000000" w:rsidRPr="00000000" w14:paraId="00000166">
            <w:pPr>
              <w:numPr>
                <w:ilvl w:val="0"/>
                <w:numId w:val="8"/>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Elementos de protección y seguridad: gracias a ellos se evitan sobrecargas y cortocircuitos, ya que garantizan la salud de las personas y la integridad de los bienes. </w:t>
            </w:r>
          </w:p>
          <w:p w:rsidR="00000000" w:rsidDel="00000000" w:rsidP="00000000" w:rsidRDefault="00000000" w:rsidRPr="00000000" w14:paraId="00000167">
            <w:pPr>
              <w:numPr>
                <w:ilvl w:val="0"/>
                <w:numId w:val="8"/>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Cableado de un sistema eléctrico: son los alambres y cables a través de los cuales fluye la corriente a los componentes de todo el sistema, consta de varios conductores, que a su vez son principalmente construidos de cobre o aluminio, pueden transportar más corriente.</w:t>
            </w:r>
          </w:p>
          <w:p w:rsidR="00000000" w:rsidDel="00000000" w:rsidP="00000000" w:rsidRDefault="00000000" w:rsidRPr="00000000" w14:paraId="00000168">
            <w:pPr>
              <w:numPr>
                <w:ilvl w:val="0"/>
                <w:numId w:val="8"/>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Control y operación: los interruptores y relés son los encargados de interrumpir el flujo de energía. Regula, distribuye y cambia la energía según sea necesario.</w:t>
            </w:r>
          </w:p>
          <w:p w:rsidR="00000000" w:rsidDel="00000000" w:rsidP="00000000" w:rsidRDefault="00000000" w:rsidRPr="00000000" w14:paraId="00000169">
            <w:pPr>
              <w:numPr>
                <w:ilvl w:val="0"/>
                <w:numId w:val="8"/>
              </w:numPr>
              <w:pBdr>
                <w:top w:space="0" w:sz="0" w:val="nil"/>
                <w:left w:space="0" w:sz="0" w:val="nil"/>
                <w:bottom w:space="0" w:sz="0" w:val="nil"/>
                <w:right w:space="0" w:sz="0" w:val="nil"/>
                <w:between w:space="0" w:sz="0" w:val="nil"/>
              </w:pBdr>
              <w:ind w:left="0" w:firstLine="0"/>
              <w:jc w:val="both"/>
              <w:rPr>
                <w:color w:val="999999"/>
              </w:rPr>
            </w:pPr>
            <w:r w:rsidDel="00000000" w:rsidR="00000000" w:rsidRPr="00000000">
              <w:rPr>
                <w:color w:val="000000"/>
                <w:rtl w:val="0"/>
              </w:rPr>
              <w:t xml:space="preserve">Puntos consumidores: son los receptores finales de energía y los encargados de convertirla en otro tipo, como luminosa, térmica o mecánica, entre otras.</w:t>
            </w:r>
            <w:r w:rsidDel="00000000" w:rsidR="00000000" w:rsidRPr="00000000">
              <w:rPr>
                <w:rtl w:val="0"/>
              </w:rPr>
            </w:r>
          </w:p>
        </w:tc>
      </w:tr>
    </w:tbl>
    <w:p w:rsidR="00000000" w:rsidDel="00000000" w:rsidP="00000000" w:rsidRDefault="00000000" w:rsidRPr="00000000" w14:paraId="0000016B">
      <w:pPr>
        <w:spacing w:line="240" w:lineRule="auto"/>
        <w:jc w:val="both"/>
        <w:rPr>
          <w:color w:val="000000"/>
        </w:rPr>
      </w:pPr>
      <w:r w:rsidDel="00000000" w:rsidR="00000000" w:rsidRPr="00000000">
        <w:rPr>
          <w:rtl w:val="0"/>
        </w:rPr>
      </w:r>
    </w:p>
    <w:p w:rsidR="00000000" w:rsidDel="00000000" w:rsidP="00000000" w:rsidRDefault="00000000" w:rsidRPr="00000000" w14:paraId="0000016C">
      <w:pPr>
        <w:numPr>
          <w:ilvl w:val="1"/>
          <w:numId w:val="7"/>
        </w:numPr>
        <w:pBdr>
          <w:top w:space="0" w:sz="0" w:val="nil"/>
          <w:left w:space="0" w:sz="0" w:val="nil"/>
          <w:bottom w:space="0" w:sz="0" w:val="nil"/>
          <w:right w:space="0" w:sz="0" w:val="nil"/>
          <w:between w:space="0" w:sz="0" w:val="nil"/>
        </w:pBdr>
        <w:spacing w:line="240" w:lineRule="auto"/>
        <w:ind w:left="360" w:hanging="360"/>
        <w:jc w:val="both"/>
        <w:rPr/>
      </w:pPr>
      <w:r w:rsidDel="00000000" w:rsidR="00000000" w:rsidRPr="00000000">
        <w:rPr>
          <w:color w:val="ff0000"/>
          <w:rtl w:val="0"/>
        </w:rPr>
        <w:t xml:space="preserve">Clasificación red eléctrica.</w:t>
      </w:r>
    </w:p>
    <w:p w:rsidR="00000000" w:rsidDel="00000000" w:rsidP="00000000" w:rsidRDefault="00000000" w:rsidRPr="00000000" w14:paraId="0000016D">
      <w:pPr>
        <w:spacing w:line="240" w:lineRule="auto"/>
        <w:jc w:val="both"/>
        <w:rPr>
          <w:color w:val="000000"/>
        </w:rPr>
      </w:pPr>
      <w:r w:rsidDel="00000000" w:rsidR="00000000" w:rsidRPr="00000000">
        <w:rPr>
          <w:rtl w:val="0"/>
        </w:rPr>
      </w:r>
    </w:p>
    <w:tbl>
      <w:tblPr>
        <w:tblStyle w:val="Table1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6E">
            <w:pPr>
              <w:widowControl w:val="0"/>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6F">
            <w:pPr>
              <w:pStyle w:val="Title"/>
              <w:widowControl w:val="0"/>
              <w:spacing w:after="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both"/>
              <w:rPr/>
            </w:pPr>
            <w:r w:rsidDel="00000000" w:rsidR="00000000" w:rsidRPr="00000000">
              <w:rPr>
                <w:color w:val="ff0000"/>
                <w:rtl w:val="0"/>
              </w:rPr>
              <w:t xml:space="preserve">Introducción</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71">
            <w:pPr>
              <w:jc w:val="both"/>
              <w:rPr>
                <w:color w:val="000000"/>
              </w:rPr>
            </w:pPr>
            <w:sdt>
              <w:sdtPr>
                <w:tag w:val="goog_rdk_20"/>
              </w:sdtPr>
              <w:sdtContent>
                <w:commentRangeStart w:id="20"/>
              </w:sdtContent>
            </w:sdt>
            <w:r w:rsidDel="00000000" w:rsidR="00000000" w:rsidRPr="00000000">
              <w:rPr>
                <w:color w:val="ff0000"/>
                <w:rtl w:val="0"/>
              </w:rPr>
              <w:t xml:space="preserve">Las redes eléctricas se dividen en:</w:t>
            </w:r>
            <w:commentRangeEnd w:id="20"/>
            <w:r w:rsidDel="00000000" w:rsidR="00000000" w:rsidRPr="00000000">
              <w:commentReference w:id="20"/>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rPr>
            </w:pPr>
            <w:sdt>
              <w:sdtPr>
                <w:tag w:val="goog_rdk_21"/>
              </w:sdtPr>
              <w:sdtContent>
                <w:commentRangeStart w:id="21"/>
              </w:sdtContent>
            </w:sdt>
            <w:r w:rsidDel="00000000" w:rsidR="00000000" w:rsidRPr="00000000">
              <w:rPr>
                <w:color w:val="000000"/>
              </w:rPr>
              <w:drawing>
                <wp:inline distB="0" distT="0" distL="0" distR="0">
                  <wp:extent cx="3019868" cy="1476591"/>
                  <wp:effectExtent b="0" l="0" r="0" t="0"/>
                  <wp:docPr id="341"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3019868" cy="147659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jc w:val="both"/>
              <w:rPr/>
            </w:pPr>
            <w:r w:rsidDel="00000000" w:rsidR="00000000" w:rsidRPr="00000000">
              <w:rPr>
                <w:color w:val="ff0000"/>
                <w:rtl w:val="0"/>
              </w:rPr>
              <w:t xml:space="preserve">Redes de transporte: transfieren energía desde la estación generadora a la subestación. En la estación auxiliar se distribuye la tensión para su posterior uso.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7">
            <w:pPr>
              <w:jc w:val="both"/>
              <w:rPr>
                <w:color w:val="000000"/>
              </w:rPr>
            </w:pPr>
            <w:r w:rsidDel="00000000" w:rsidR="00000000" w:rsidRPr="00000000">
              <w:rPr>
                <w:color w:val="000000"/>
                <w:rtl w:val="0"/>
              </w:rPr>
              <w:t xml:space="preserve">Redes de distribución: distribución de electricidad a usuarios finales.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9">
            <w:pPr>
              <w:jc w:val="both"/>
              <w:rPr>
                <w:color w:val="000000"/>
              </w:rPr>
            </w:pPr>
            <w:r w:rsidDel="00000000" w:rsidR="00000000" w:rsidRPr="00000000">
              <w:rPr>
                <w:color w:val="000000"/>
                <w:rtl w:val="0"/>
              </w:rPr>
              <w:t xml:space="preserve">Red primaria: consta de líneas de media tensión de cinco (5) kV., </w:t>
            </w:r>
            <w:r w:rsidDel="00000000" w:rsidR="00000000" w:rsidRPr="00000000">
              <w:rPr>
                <w:rtl w:val="0"/>
              </w:rPr>
              <w:t xml:space="preserve">66 kV.</w:t>
            </w:r>
            <w:r w:rsidDel="00000000" w:rsidR="00000000" w:rsidRPr="00000000">
              <w:rPr>
                <w:color w:val="000000"/>
                <w:rtl w:val="0"/>
              </w:rPr>
              <w:t xml:space="preserve">, o 132kV. Se utilizan para transmisión o consumo industrial en redes secundarias.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B">
            <w:pPr>
              <w:jc w:val="both"/>
              <w:rPr>
                <w:color w:val="999999"/>
              </w:rPr>
            </w:pPr>
            <w:r w:rsidDel="00000000" w:rsidR="00000000" w:rsidRPr="00000000">
              <w:rPr>
                <w:color w:val="000000"/>
                <w:rtl w:val="0"/>
              </w:rPr>
              <w:t xml:space="preserve">Red secundaria: se compone de líneas aéreas o subestaciones de 15 kV., y 20 kV., centros de maniobra de media a baja tensión (MT/BT), líneas de baja tensión (BT) o subterráneas. Una red de distribución secundaria puede estar dedicada a un solo usuario o compartida por múltiples.</w:t>
            </w:r>
            <w:r w:rsidDel="00000000" w:rsidR="00000000" w:rsidRPr="00000000">
              <w:rPr>
                <w:rtl w:val="0"/>
              </w:rPr>
            </w:r>
          </w:p>
        </w:tc>
      </w:tr>
    </w:tbl>
    <w:p w:rsidR="00000000" w:rsidDel="00000000" w:rsidP="00000000" w:rsidRDefault="00000000" w:rsidRPr="00000000" w14:paraId="0000017D">
      <w:pPr>
        <w:spacing w:line="240" w:lineRule="auto"/>
        <w:jc w:val="both"/>
        <w:rPr>
          <w:color w:val="000000"/>
        </w:rPr>
      </w:pPr>
      <w:r w:rsidDel="00000000" w:rsidR="00000000" w:rsidRPr="00000000">
        <w:rPr>
          <w:rtl w:val="0"/>
        </w:rPr>
      </w:r>
    </w:p>
    <w:p w:rsidR="00000000" w:rsidDel="00000000" w:rsidP="00000000" w:rsidRDefault="00000000" w:rsidRPr="00000000" w14:paraId="0000017E">
      <w:pPr>
        <w:numPr>
          <w:ilvl w:val="1"/>
          <w:numId w:val="7"/>
        </w:numPr>
        <w:pBdr>
          <w:top w:space="0" w:sz="0" w:val="nil"/>
          <w:left w:space="0" w:sz="0" w:val="nil"/>
          <w:bottom w:space="0" w:sz="0" w:val="nil"/>
          <w:right w:space="0" w:sz="0" w:val="nil"/>
          <w:between w:space="0" w:sz="0" w:val="nil"/>
        </w:pBdr>
        <w:spacing w:line="240" w:lineRule="auto"/>
        <w:ind w:left="360" w:hanging="360"/>
        <w:jc w:val="both"/>
        <w:rPr/>
      </w:pPr>
      <w:r w:rsidDel="00000000" w:rsidR="00000000" w:rsidRPr="00000000">
        <w:rPr>
          <w:color w:val="ff0000"/>
          <w:rtl w:val="0"/>
        </w:rPr>
        <w:t xml:space="preserve">Herramientas eléctricas.</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360" w:firstLine="0"/>
        <w:jc w:val="both"/>
        <w:rPr>
          <w:b w:val="1"/>
          <w:color w:val="000000"/>
        </w:rPr>
      </w:pPr>
      <w:r w:rsidDel="00000000" w:rsidR="00000000" w:rsidRPr="00000000">
        <w:rPr>
          <w:rtl w:val="0"/>
        </w:rPr>
      </w:r>
    </w:p>
    <w:tbl>
      <w:tblPr>
        <w:tblStyle w:val="Table1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180">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1">
            <w:pPr>
              <w:jc w:val="both"/>
              <w:rPr>
                <w:color w:val="000000"/>
              </w:rPr>
            </w:pPr>
            <w:r w:rsidDel="00000000" w:rsidR="00000000" w:rsidRPr="00000000">
              <w:rPr>
                <w:color w:val="000000"/>
                <w:rtl w:val="0"/>
              </w:rPr>
              <w:t xml:space="preserve">Hay señales eléctricas que se pueden registrar y medir. Por lo tanto, es importante contar con instrumentos de medición adecuados que se adapten a las tareas de quienes los operan. Cabe señalar que estas mediciones se pueden realizar con base a parámetros establecidos a través de propiedades como la presión, la corriente, la fuerza o la temperatura. </w:t>
            </w:r>
          </w:p>
          <w:p w:rsidR="00000000" w:rsidDel="00000000" w:rsidP="00000000" w:rsidRDefault="00000000" w:rsidRPr="00000000" w14:paraId="00000182">
            <w:pPr>
              <w:jc w:val="both"/>
              <w:rPr>
                <w:color w:val="000000"/>
              </w:rPr>
            </w:pPr>
            <w:r w:rsidDel="00000000" w:rsidR="00000000" w:rsidRPr="00000000">
              <w:rPr>
                <w:rtl w:val="0"/>
              </w:rPr>
            </w:r>
          </w:p>
          <w:p w:rsidR="00000000" w:rsidDel="00000000" w:rsidP="00000000" w:rsidRDefault="00000000" w:rsidRPr="00000000" w14:paraId="00000183">
            <w:pPr>
              <w:jc w:val="both"/>
              <w:rPr>
                <w:color w:val="7f7f7f"/>
              </w:rPr>
            </w:pPr>
            <w:r w:rsidDel="00000000" w:rsidR="00000000" w:rsidRPr="00000000">
              <w:rPr>
                <w:color w:val="ff0000"/>
                <w:rtl w:val="0"/>
              </w:rPr>
              <w:t xml:space="preserve">En el video que se muestra a continuación, podrá identificar, los diferentes tipos de herramientas eléctricas que pueden ser utilizadas:</w:t>
            </w:r>
            <w:r w:rsidDel="00000000" w:rsidR="00000000" w:rsidRPr="00000000">
              <w:rPr>
                <w:rtl w:val="0"/>
              </w:rPr>
            </w:r>
          </w:p>
        </w:tc>
      </w:tr>
    </w:tbl>
    <w:p w:rsidR="00000000" w:rsidDel="00000000" w:rsidP="00000000" w:rsidRDefault="00000000" w:rsidRPr="00000000" w14:paraId="00000184">
      <w:pPr>
        <w:spacing w:line="240" w:lineRule="auto"/>
        <w:jc w:val="both"/>
        <w:rPr>
          <w:b w:val="1"/>
          <w:color w:val="000000"/>
          <w:highlight w:val="yellow"/>
        </w:rPr>
      </w:pPr>
      <w:r w:rsidDel="00000000" w:rsidR="00000000" w:rsidRPr="00000000">
        <w:rPr>
          <w:rtl w:val="0"/>
        </w:rPr>
      </w:r>
    </w:p>
    <w:tbl>
      <w:tblPr>
        <w:tblStyle w:val="Table16"/>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
        <w:gridCol w:w="4253"/>
        <w:gridCol w:w="1275"/>
        <w:gridCol w:w="4818"/>
        <w:gridCol w:w="3183"/>
        <w:tblGridChange w:id="0">
          <w:tblGrid>
            <w:gridCol w:w="1124"/>
            <w:gridCol w:w="4253"/>
            <w:gridCol w:w="1275"/>
            <w:gridCol w:w="4818"/>
            <w:gridCol w:w="3183"/>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85">
            <w:pPr>
              <w:widowControl w:val="0"/>
              <w:jc w:val="both"/>
              <w:rPr/>
            </w:pPr>
            <w:bookmarkStart w:colFirst="0" w:colLast="0" w:name="_heading=h.qsh70q" w:id="12"/>
            <w:bookmarkEnd w:id="12"/>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86">
            <w:pPr>
              <w:pStyle w:val="Title"/>
              <w:widowControl w:val="0"/>
              <w:spacing w:after="0" w:lineRule="auto"/>
              <w:jc w:val="center"/>
              <w:rPr>
                <w:sz w:val="22"/>
                <w:szCs w:val="22"/>
              </w:rPr>
            </w:pPr>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 (</w:t>
            </w:r>
            <w:r w:rsidDel="00000000" w:rsidR="00000000" w:rsidRPr="00000000">
              <w:rPr>
                <w:color w:val="000000"/>
                <w:sz w:val="22"/>
                <w:szCs w:val="22"/>
                <w:rtl w:val="0"/>
              </w:rPr>
              <w:t xml:space="preserve">Este video no es el mismo que aparece en el HTML)</w:t>
            </w:r>
            <w:r w:rsidDel="00000000" w:rsidR="00000000" w:rsidRPr="00000000">
              <w:rPr>
                <w:rtl w:val="0"/>
              </w:rPr>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8A">
            <w:pPr>
              <w:widowControl w:val="0"/>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8B">
            <w:pPr>
              <w:widowControl w:val="0"/>
              <w:jc w:val="both"/>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jc w:val="both"/>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90">
            <w:pPr>
              <w:widowControl w:val="0"/>
              <w:jc w:val="both"/>
              <w:rPr/>
            </w:pPr>
            <w:r w:rsidDel="00000000" w:rsidR="00000000" w:rsidRPr="00000000">
              <w:rPr>
                <w:rtl w:val="0"/>
              </w:rPr>
              <w:t xml:space="preserve">Tipos de herramientas que se utilizan.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both"/>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jc w:val="both"/>
              <w:rPr/>
            </w:pPr>
            <w:r w:rsidDel="00000000" w:rsidR="00000000" w:rsidRPr="00000000">
              <w:rPr>
                <w:rtl w:val="0"/>
              </w:rPr>
              <w:t xml:space="preserve">Imagen relacionada con un amperímetro.</w:t>
            </w:r>
          </w:p>
          <w:p w:rsidR="00000000" w:rsidDel="00000000" w:rsidP="00000000" w:rsidRDefault="00000000" w:rsidRPr="00000000" w14:paraId="0000019B">
            <w:pPr>
              <w:widowControl w:val="0"/>
              <w:jc w:val="both"/>
              <w:rPr/>
            </w:pPr>
            <w:r w:rsidDel="00000000" w:rsidR="00000000" w:rsidRPr="00000000">
              <w:rPr>
                <w:rtl w:val="0"/>
              </w:rPr>
            </w:r>
          </w:p>
          <w:p w:rsidR="00000000" w:rsidDel="00000000" w:rsidP="00000000" w:rsidRDefault="00000000" w:rsidRPr="00000000" w14:paraId="0000019C">
            <w:pPr>
              <w:widowControl w:val="0"/>
              <w:jc w:val="both"/>
              <w:rPr/>
            </w:pPr>
            <w:sdt>
              <w:sdtPr>
                <w:tag w:val="goog_rdk_22"/>
              </w:sdtPr>
              <w:sdtContent>
                <w:commentRangeStart w:id="22"/>
              </w:sdtContent>
            </w:sdt>
            <w:r w:rsidDel="00000000" w:rsidR="00000000" w:rsidRPr="00000000">
              <w:rPr/>
              <w:drawing>
                <wp:inline distB="0" distT="0" distL="0" distR="0">
                  <wp:extent cx="1576076" cy="1576076"/>
                  <wp:effectExtent b="0" l="0" r="0" t="0"/>
                  <wp:docPr descr="Multimetro" id="342" name="image35.png"/>
                  <a:graphic>
                    <a:graphicData uri="http://schemas.openxmlformats.org/drawingml/2006/picture">
                      <pic:pic>
                        <pic:nvPicPr>
                          <pic:cNvPr descr="Multimetro" id="0" name="image35.png"/>
                          <pic:cNvPicPr preferRelativeResize="0"/>
                        </pic:nvPicPr>
                        <pic:blipFill>
                          <a:blip r:embed="rId29"/>
                          <a:srcRect b="0" l="0" r="0" t="0"/>
                          <a:stretch>
                            <a:fillRect/>
                          </a:stretch>
                        </pic:blipFill>
                        <pic:spPr>
                          <a:xfrm>
                            <a:off x="0" y="0"/>
                            <a:ext cx="1576076" cy="157607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D">
            <w:pPr>
              <w:widowControl w:val="0"/>
              <w:jc w:val="both"/>
              <w:rPr/>
            </w:pPr>
            <w:r w:rsidDel="00000000" w:rsidR="00000000" w:rsidRPr="00000000">
              <w:rPr>
                <w:rtl w:val="0"/>
              </w:rPr>
            </w:r>
          </w:p>
          <w:p w:rsidR="00000000" w:rsidDel="00000000" w:rsidP="00000000" w:rsidRDefault="00000000" w:rsidRPr="00000000" w14:paraId="0000019E">
            <w:pPr>
              <w:widowControl w:val="0"/>
              <w:jc w:val="both"/>
              <w:rPr/>
            </w:pPr>
            <w:r w:rsidDel="00000000" w:rsidR="00000000" w:rsidRPr="00000000">
              <w:rPr>
                <w:rtl w:val="0"/>
              </w:rPr>
              <w:t xml:space="preserve">Imagen: 228116_i20.</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A0">
            <w:pPr>
              <w:jc w:val="both"/>
              <w:rPr/>
            </w:pPr>
            <w:r w:rsidDel="00000000" w:rsidR="00000000" w:rsidRPr="00000000">
              <w:rPr>
                <w:rtl w:val="0"/>
              </w:rPr>
              <w:t xml:space="preserve">En este video se conocerán las diferentes herramientas que pueden usarse.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El amperímetro: es un instrumento utilizado para medir la corriente eléctrica, para corriente continua y alterna y otros que miden un solo tipo de corriente. En el caso de los automóviles, el amperímetro solo mide la corriente continua que lleva el alternador. En él, la corriente se rectifica mediante un puente de diodos. </w:t>
            </w:r>
          </w:p>
          <w:p w:rsidR="00000000" w:rsidDel="00000000" w:rsidP="00000000" w:rsidRDefault="00000000" w:rsidRPr="00000000" w14:paraId="000001A3">
            <w:pPr>
              <w:jc w:val="both"/>
              <w:rPr/>
            </w:pPr>
            <w:r w:rsidDel="00000000" w:rsidR="00000000" w:rsidRPr="00000000">
              <w:rPr>
                <w:rtl w:val="0"/>
              </w:rPr>
              <w:t xml:space="preserve">El amperímetro se deriva del galvanómetro de aguja y según el principio de funcionamiento puede ser de varios tipos:</w:t>
            </w:r>
          </w:p>
          <w:p w:rsidR="00000000" w:rsidDel="00000000" w:rsidP="00000000" w:rsidRDefault="00000000" w:rsidRPr="00000000" w14:paraId="000001A4">
            <w:pPr>
              <w:numPr>
                <w:ilvl w:val="0"/>
                <w:numId w:val="2"/>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Electromagnético.</w:t>
            </w:r>
          </w:p>
          <w:p w:rsidR="00000000" w:rsidDel="00000000" w:rsidP="00000000" w:rsidRDefault="00000000" w:rsidRPr="00000000" w14:paraId="000001A5">
            <w:pPr>
              <w:numPr>
                <w:ilvl w:val="0"/>
                <w:numId w:val="2"/>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Térmico.</w:t>
            </w:r>
          </w:p>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Electrodinámico.</w:t>
            </w:r>
          </w:p>
          <w:p w:rsidR="00000000" w:rsidDel="00000000" w:rsidP="00000000" w:rsidRDefault="00000000" w:rsidRPr="00000000" w14:paraId="000001A7">
            <w:pPr>
              <w:numPr>
                <w:ilvl w:val="0"/>
                <w:numId w:val="2"/>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Por inducción.</w:t>
            </w:r>
          </w:p>
          <w:p w:rsidR="00000000" w:rsidDel="00000000" w:rsidP="00000000" w:rsidRDefault="00000000" w:rsidRPr="00000000" w14:paraId="000001A8">
            <w:pPr>
              <w:widowControl w:val="0"/>
              <w:jc w:val="both"/>
              <w:rPr/>
            </w:pPr>
            <w:r w:rsidDel="00000000" w:rsidR="00000000" w:rsidRPr="00000000">
              <w:rPr>
                <w:rtl w:val="0"/>
              </w:rPr>
            </w:r>
          </w:p>
          <w:p w:rsidR="00000000" w:rsidDel="00000000" w:rsidP="00000000" w:rsidRDefault="00000000" w:rsidRPr="00000000" w14:paraId="000001A9">
            <w:pPr>
              <w:widowControl w:val="0"/>
              <w:jc w:val="both"/>
              <w:rPr/>
            </w:pPr>
            <w:r w:rsidDel="00000000" w:rsidR="00000000" w:rsidRPr="00000000">
              <w:rPr>
                <w:rtl w:val="0"/>
              </w:rPr>
            </w:r>
          </w:p>
          <w:p w:rsidR="00000000" w:rsidDel="00000000" w:rsidP="00000000" w:rsidRDefault="00000000" w:rsidRPr="00000000" w14:paraId="000001AA">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pPr>
            <w:r w:rsidDel="00000000" w:rsidR="00000000" w:rsidRPr="00000000">
              <w:rPr>
                <w:rtl w:val="0"/>
              </w:rPr>
              <w:t xml:space="preserve">Amperímetro.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both"/>
              <w:rPr/>
            </w:pPr>
            <w:r w:rsidDel="00000000" w:rsidR="00000000" w:rsidRPr="00000000">
              <w:rPr>
                <w:rtl w:val="0"/>
              </w:rPr>
              <w:t xml:space="preserve">Imagen relacionada con un voltímetro.</w:t>
            </w:r>
          </w:p>
          <w:p w:rsidR="00000000" w:rsidDel="00000000" w:rsidP="00000000" w:rsidRDefault="00000000" w:rsidRPr="00000000" w14:paraId="000001AE">
            <w:pPr>
              <w:widowControl w:val="0"/>
              <w:jc w:val="both"/>
              <w:rPr>
                <w:highlight w:val="yellow"/>
              </w:rPr>
            </w:pPr>
            <w:r w:rsidDel="00000000" w:rsidR="00000000" w:rsidRPr="00000000">
              <w:rPr>
                <w:rtl w:val="0"/>
              </w:rPr>
            </w:r>
          </w:p>
          <w:p w:rsidR="00000000" w:rsidDel="00000000" w:rsidP="00000000" w:rsidRDefault="00000000" w:rsidRPr="00000000" w14:paraId="000001AF">
            <w:pPr>
              <w:widowControl w:val="0"/>
              <w:jc w:val="both"/>
              <w:rPr>
                <w:highlight w:val="yellow"/>
              </w:rPr>
            </w:pPr>
            <w:sdt>
              <w:sdtPr>
                <w:tag w:val="goog_rdk_23"/>
              </w:sdtPr>
              <w:sdtContent>
                <w:commentRangeStart w:id="23"/>
              </w:sdtContent>
            </w:sdt>
            <w:r w:rsidDel="00000000" w:rsidR="00000000" w:rsidRPr="00000000">
              <w:rPr>
                <w:highlight w:val="yellow"/>
              </w:rPr>
              <w:drawing>
                <wp:inline distB="0" distT="0" distL="0" distR="0">
                  <wp:extent cx="2027959" cy="2027959"/>
                  <wp:effectExtent b="0" l="0" r="0" t="0"/>
                  <wp:docPr descr="Voltímetro" id="312" name="image19.png"/>
                  <a:graphic>
                    <a:graphicData uri="http://schemas.openxmlformats.org/drawingml/2006/picture">
                      <pic:pic>
                        <pic:nvPicPr>
                          <pic:cNvPr descr="Voltímetro" id="0" name="image19.png"/>
                          <pic:cNvPicPr preferRelativeResize="0"/>
                        </pic:nvPicPr>
                        <pic:blipFill>
                          <a:blip r:embed="rId30"/>
                          <a:srcRect b="0" l="0" r="0" t="0"/>
                          <a:stretch>
                            <a:fillRect/>
                          </a:stretch>
                        </pic:blipFill>
                        <pic:spPr>
                          <a:xfrm>
                            <a:off x="0" y="0"/>
                            <a:ext cx="2027959" cy="2027959"/>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0">
            <w:pPr>
              <w:widowControl w:val="0"/>
              <w:jc w:val="both"/>
              <w:rPr>
                <w:highlight w:val="yellow"/>
              </w:rPr>
            </w:pPr>
            <w:r w:rsidDel="00000000" w:rsidR="00000000" w:rsidRPr="00000000">
              <w:rPr>
                <w:rtl w:val="0"/>
              </w:rPr>
            </w:r>
          </w:p>
          <w:p w:rsidR="00000000" w:rsidDel="00000000" w:rsidP="00000000" w:rsidRDefault="00000000" w:rsidRPr="00000000" w14:paraId="000001B1">
            <w:pPr>
              <w:widowControl w:val="0"/>
              <w:jc w:val="both"/>
              <w:rPr>
                <w:highlight w:val="yellow"/>
              </w:rPr>
            </w:pPr>
            <w:r w:rsidDel="00000000" w:rsidR="00000000" w:rsidRPr="00000000">
              <w:rPr>
                <w:rtl w:val="0"/>
              </w:rPr>
              <w:t xml:space="preserve">Imagen: 228116_i21.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3">
            <w:pPr>
              <w:jc w:val="both"/>
              <w:rPr/>
            </w:pPr>
            <w:r w:rsidDel="00000000" w:rsidR="00000000" w:rsidRPr="00000000">
              <w:rPr>
                <w:rtl w:val="0"/>
              </w:rPr>
              <w:t xml:space="preserve">El voltímetro: es un instrumento que se utiliza para medir la diferencia o la diferencia de potencial entre dos puntos en un circuito eléctrico. Para ello, deben ser paralelos, es decir, derivados de los puntos en los cuales se realiza la medición. Este dispositivo realiza la función de determinación de tensión.</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El voltaje, o voltios, es la energía potencial eléctrica por unidad de carga, responsable de conducir la corriente de un electrón a otro.</w:t>
            </w:r>
          </w:p>
          <w:p w:rsidR="00000000" w:rsidDel="00000000" w:rsidP="00000000" w:rsidRDefault="00000000" w:rsidRPr="00000000" w14:paraId="000001B6">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jc w:val="both"/>
              <w:rPr/>
            </w:pPr>
            <w:r w:rsidDel="00000000" w:rsidR="00000000" w:rsidRPr="00000000">
              <w:rPr>
                <w:rtl w:val="0"/>
              </w:rPr>
              <w:t xml:space="preserve">Voltímetro.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jc w:val="both"/>
              <w:rPr/>
            </w:pPr>
            <w:r w:rsidDel="00000000" w:rsidR="00000000" w:rsidRPr="00000000">
              <w:rPr>
                <w:rtl w:val="0"/>
              </w:rPr>
              <w:t xml:space="preserve">Imagen relacionada con Ohmímetro.</w:t>
            </w:r>
          </w:p>
          <w:p w:rsidR="00000000" w:rsidDel="00000000" w:rsidP="00000000" w:rsidRDefault="00000000" w:rsidRPr="00000000" w14:paraId="000001BA">
            <w:pPr>
              <w:widowControl w:val="0"/>
              <w:jc w:val="both"/>
              <w:rPr/>
            </w:pPr>
            <w:sdt>
              <w:sdtPr>
                <w:tag w:val="goog_rdk_24"/>
              </w:sdtPr>
              <w:sdtContent>
                <w:commentRangeStart w:id="24"/>
              </w:sdtContent>
            </w:sdt>
            <w:r w:rsidDel="00000000" w:rsidR="00000000" w:rsidRPr="00000000">
              <w:rPr/>
              <w:drawing>
                <wp:inline distB="0" distT="0" distL="0" distR="0">
                  <wp:extent cx="1352583" cy="1352583"/>
                  <wp:effectExtent b="0" l="0" r="0" t="0"/>
                  <wp:docPr descr="Vector multímetro digital instrumento de medición eléctrica voltaje amperaje ohmímetro potencia" id="313" name="image9.png"/>
                  <a:graphic>
                    <a:graphicData uri="http://schemas.openxmlformats.org/drawingml/2006/picture">
                      <pic:pic>
                        <pic:nvPicPr>
                          <pic:cNvPr descr="Vector multímetro digital instrumento de medición eléctrica voltaje amperaje ohmímetro potencia" id="0" name="image9.png"/>
                          <pic:cNvPicPr preferRelativeResize="0"/>
                        </pic:nvPicPr>
                        <pic:blipFill>
                          <a:blip r:embed="rId31"/>
                          <a:srcRect b="0" l="0" r="0" t="0"/>
                          <a:stretch>
                            <a:fillRect/>
                          </a:stretch>
                        </pic:blipFill>
                        <pic:spPr>
                          <a:xfrm>
                            <a:off x="0" y="0"/>
                            <a:ext cx="1352583" cy="135258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B">
            <w:pPr>
              <w:widowControl w:val="0"/>
              <w:jc w:val="both"/>
              <w:rPr/>
            </w:pPr>
            <w:r w:rsidDel="00000000" w:rsidR="00000000" w:rsidRPr="00000000">
              <w:rPr>
                <w:rtl w:val="0"/>
              </w:rPr>
            </w:r>
          </w:p>
          <w:p w:rsidR="00000000" w:rsidDel="00000000" w:rsidP="00000000" w:rsidRDefault="00000000" w:rsidRPr="00000000" w14:paraId="000001BC">
            <w:pPr>
              <w:widowControl w:val="0"/>
              <w:jc w:val="both"/>
              <w:rPr/>
            </w:pPr>
            <w:r w:rsidDel="00000000" w:rsidR="00000000" w:rsidRPr="00000000">
              <w:rPr>
                <w:rtl w:val="0"/>
              </w:rPr>
              <w:t xml:space="preserve">Imagen: 228116_i22.</w:t>
            </w:r>
          </w:p>
          <w:p w:rsidR="00000000" w:rsidDel="00000000" w:rsidP="00000000" w:rsidRDefault="00000000" w:rsidRPr="00000000" w14:paraId="000001BD">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F">
            <w:pPr>
              <w:jc w:val="both"/>
              <w:rPr/>
            </w:pPr>
            <w:r w:rsidDel="00000000" w:rsidR="00000000" w:rsidRPr="00000000">
              <w:rPr>
                <w:rtl w:val="0"/>
              </w:rPr>
              <w:t xml:space="preserve">El ohmímetro: es un instrumento que mide la resistencia. Es decir, se usa para determinar cuántos ohmios tiene una resistencia. Fue inventado por el físico Georg Simon Ohm, quien ayudó a desarrollar la teoría de la electricidad. Entre otras contribuciones, el investigador alemán también introdujo la Ley de Ohm. De hecho, su nombre se le dio a la unidad de medida de la resistencia debido a sus contribuciones a este campo de la ciencia.</w:t>
            </w:r>
          </w:p>
          <w:p w:rsidR="00000000" w:rsidDel="00000000" w:rsidP="00000000" w:rsidRDefault="00000000" w:rsidRPr="00000000" w14:paraId="000001C0">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jc w:val="both"/>
              <w:rPr/>
            </w:pPr>
            <w:r w:rsidDel="00000000" w:rsidR="00000000" w:rsidRPr="00000000">
              <w:rPr>
                <w:rtl w:val="0"/>
              </w:rPr>
              <w:t xml:space="preserve">Ohmímetro.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jc w:val="both"/>
              <w:rPr/>
            </w:pPr>
            <w:r w:rsidDel="00000000" w:rsidR="00000000" w:rsidRPr="00000000">
              <w:rPr>
                <w:rtl w:val="0"/>
              </w:rPr>
              <w:t xml:space="preserve">Imagen relacionada con multímetro.</w:t>
            </w:r>
          </w:p>
          <w:p w:rsidR="00000000" w:rsidDel="00000000" w:rsidP="00000000" w:rsidRDefault="00000000" w:rsidRPr="00000000" w14:paraId="000001C4">
            <w:pPr>
              <w:widowControl w:val="0"/>
              <w:jc w:val="both"/>
              <w:rPr/>
            </w:pPr>
            <w:r w:rsidDel="00000000" w:rsidR="00000000" w:rsidRPr="00000000">
              <w:rPr>
                <w:rtl w:val="0"/>
              </w:rPr>
            </w:r>
          </w:p>
          <w:p w:rsidR="00000000" w:rsidDel="00000000" w:rsidP="00000000" w:rsidRDefault="00000000" w:rsidRPr="00000000" w14:paraId="000001C5">
            <w:pPr>
              <w:widowControl w:val="0"/>
              <w:jc w:val="both"/>
              <w:rPr/>
            </w:pPr>
            <w:sdt>
              <w:sdtPr>
                <w:tag w:val="goog_rdk_25"/>
              </w:sdtPr>
              <w:sdtContent>
                <w:commentRangeStart w:id="25"/>
              </w:sdtContent>
            </w:sdt>
            <w:r w:rsidDel="00000000" w:rsidR="00000000" w:rsidRPr="00000000">
              <w:rPr/>
              <w:drawing>
                <wp:inline distB="0" distT="0" distL="0" distR="0">
                  <wp:extent cx="1953070" cy="1724418"/>
                  <wp:effectExtent b="0" l="0" r="0" t="0"/>
                  <wp:docPr descr="Vector probador de multímetro aislado vector de dibujos animados" id="314" name="image17.jpg"/>
                  <a:graphic>
                    <a:graphicData uri="http://schemas.openxmlformats.org/drawingml/2006/picture">
                      <pic:pic>
                        <pic:nvPicPr>
                          <pic:cNvPr descr="Vector probador de multímetro aislado vector de dibujos animados" id="0" name="image17.jpg"/>
                          <pic:cNvPicPr preferRelativeResize="0"/>
                        </pic:nvPicPr>
                        <pic:blipFill>
                          <a:blip r:embed="rId32"/>
                          <a:srcRect b="0" l="0" r="0" t="0"/>
                          <a:stretch>
                            <a:fillRect/>
                          </a:stretch>
                        </pic:blipFill>
                        <pic:spPr>
                          <a:xfrm>
                            <a:off x="0" y="0"/>
                            <a:ext cx="1953070" cy="1724418"/>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C6">
            <w:pPr>
              <w:widowControl w:val="0"/>
              <w:jc w:val="both"/>
              <w:rPr/>
            </w:pPr>
            <w:r w:rsidDel="00000000" w:rsidR="00000000" w:rsidRPr="00000000">
              <w:rPr>
                <w:rtl w:val="0"/>
              </w:rPr>
            </w:r>
          </w:p>
          <w:p w:rsidR="00000000" w:rsidDel="00000000" w:rsidP="00000000" w:rsidRDefault="00000000" w:rsidRPr="00000000" w14:paraId="000001C7">
            <w:pPr>
              <w:widowControl w:val="0"/>
              <w:jc w:val="both"/>
              <w:rPr/>
            </w:pPr>
            <w:r w:rsidDel="00000000" w:rsidR="00000000" w:rsidRPr="00000000">
              <w:rPr>
                <w:rtl w:val="0"/>
              </w:rPr>
              <w:t xml:space="preserve">Imagen: 228116_i23.</w:t>
            </w:r>
          </w:p>
          <w:p w:rsidR="00000000" w:rsidDel="00000000" w:rsidP="00000000" w:rsidRDefault="00000000" w:rsidRPr="00000000" w14:paraId="000001C8">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CA">
            <w:pPr>
              <w:jc w:val="both"/>
              <w:rPr/>
            </w:pPr>
            <w:r w:rsidDel="00000000" w:rsidR="00000000" w:rsidRPr="00000000">
              <w:rPr>
                <w:rtl w:val="0"/>
              </w:rPr>
              <w:t xml:space="preserve">El multímetro: es un instrumento de prueba utilizado para medir dos o más valores eléctricos, voltaje (voltios), corriente (amperios) y resistencia (ohmios). Es una herramienta de diagnóstico estándar para electricistas y técnicos electrónicos.</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El multímetro digital combina las capacidades de prueba de un medidor de una sola función: un voltímetro (para medir voltios), un amperímetro (amperios) y un ohmímetro (ohmios). Por lo general, tienen algunas funciones especializadas adicionales u opciones avanzadas. Por lo tanto, los técnicos con necesidades especiales pueden buscar un modelo para tareas específicas.</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jc w:val="both"/>
              <w:rPr/>
            </w:pPr>
            <w:r w:rsidDel="00000000" w:rsidR="00000000" w:rsidRPr="00000000">
              <w:rPr>
                <w:rtl w:val="0"/>
              </w:rPr>
              <w:t xml:space="preserve">Multímetro.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jc w:val="both"/>
              <w:rPr/>
            </w:pPr>
            <w:r w:rsidDel="00000000" w:rsidR="00000000" w:rsidRPr="00000000">
              <w:rPr>
                <w:rtl w:val="0"/>
              </w:rPr>
              <w:t xml:space="preserve">Imagen relacionada con Osciloscopio.</w:t>
            </w:r>
          </w:p>
          <w:p w:rsidR="00000000" w:rsidDel="00000000" w:rsidP="00000000" w:rsidRDefault="00000000" w:rsidRPr="00000000" w14:paraId="000001D0">
            <w:pPr>
              <w:widowControl w:val="0"/>
              <w:jc w:val="both"/>
              <w:rPr/>
            </w:pPr>
            <w:r w:rsidDel="00000000" w:rsidR="00000000" w:rsidRPr="00000000">
              <w:rPr>
                <w:rtl w:val="0"/>
              </w:rPr>
            </w:r>
          </w:p>
          <w:p w:rsidR="00000000" w:rsidDel="00000000" w:rsidP="00000000" w:rsidRDefault="00000000" w:rsidRPr="00000000" w14:paraId="000001D1">
            <w:pPr>
              <w:widowControl w:val="0"/>
              <w:jc w:val="both"/>
              <w:rPr/>
            </w:pPr>
            <w:sdt>
              <w:sdtPr>
                <w:tag w:val="goog_rdk_26"/>
              </w:sdtPr>
              <w:sdtContent>
                <w:commentRangeStart w:id="26"/>
              </w:sdtContent>
            </w:sdt>
            <w:r w:rsidDel="00000000" w:rsidR="00000000" w:rsidRPr="00000000">
              <w:rPr/>
              <w:drawing>
                <wp:inline distB="0" distT="0" distL="0" distR="0">
                  <wp:extent cx="2305050" cy="1381125"/>
                  <wp:effectExtent b="0" l="0" r="0" t="0"/>
                  <wp:docPr descr="Foto fotos en primer plano del osciloscopio digital" id="315" name="image11.jpg"/>
                  <a:graphic>
                    <a:graphicData uri="http://schemas.openxmlformats.org/drawingml/2006/picture">
                      <pic:pic>
                        <pic:nvPicPr>
                          <pic:cNvPr descr="Foto fotos en primer plano del osciloscopio digital" id="0" name="image11.jpg"/>
                          <pic:cNvPicPr preferRelativeResize="0"/>
                        </pic:nvPicPr>
                        <pic:blipFill>
                          <a:blip r:embed="rId33"/>
                          <a:srcRect b="0" l="0" r="0" t="0"/>
                          <a:stretch>
                            <a:fillRect/>
                          </a:stretch>
                        </pic:blipFill>
                        <pic:spPr>
                          <a:xfrm>
                            <a:off x="0" y="0"/>
                            <a:ext cx="2305050" cy="1381125"/>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2">
            <w:pPr>
              <w:widowControl w:val="0"/>
              <w:jc w:val="both"/>
              <w:rPr/>
            </w:pPr>
            <w:r w:rsidDel="00000000" w:rsidR="00000000" w:rsidRPr="00000000">
              <w:rPr>
                <w:rtl w:val="0"/>
              </w:rPr>
            </w:r>
          </w:p>
          <w:p w:rsidR="00000000" w:rsidDel="00000000" w:rsidP="00000000" w:rsidRDefault="00000000" w:rsidRPr="00000000" w14:paraId="000001D3">
            <w:pPr>
              <w:widowControl w:val="0"/>
              <w:jc w:val="both"/>
              <w:rPr/>
            </w:pPr>
            <w:r w:rsidDel="00000000" w:rsidR="00000000" w:rsidRPr="00000000">
              <w:rPr>
                <w:rtl w:val="0"/>
              </w:rPr>
              <w:t xml:space="preserve">Imagen: 228116_i24.</w:t>
            </w:r>
          </w:p>
          <w:p w:rsidR="00000000" w:rsidDel="00000000" w:rsidP="00000000" w:rsidRDefault="00000000" w:rsidRPr="00000000" w14:paraId="000001D4">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D6">
            <w:pPr>
              <w:jc w:val="both"/>
              <w:rPr/>
            </w:pPr>
            <w:r w:rsidDel="00000000" w:rsidR="00000000" w:rsidRPr="00000000">
              <w:rPr>
                <w:rtl w:val="0"/>
              </w:rPr>
              <w:t xml:space="preserve">El osciloscopio: es un instrumento de medición para equipos electrónicos. Esta herramienta grafica la amplitud en el eje vertical y el tiempo en el eje horizontal. Es ampliamente utilizado por estudiantes, diseñadores e ingenieros en el campo de la electrónica. Por lo general, se combina con un multímetro, una fuente de alimentación y una función o generador arbitrario. Recientemente, con la explosión de dispositivos con tecnología de radiofrecuencia como </w:t>
            </w:r>
            <w:r w:rsidDel="00000000" w:rsidR="00000000" w:rsidRPr="00000000">
              <w:rPr>
                <w:i w:val="1"/>
                <w:rtl w:val="0"/>
              </w:rPr>
              <w:t xml:space="preserve">WiFi</w:t>
            </w:r>
            <w:r w:rsidDel="00000000" w:rsidR="00000000" w:rsidRPr="00000000">
              <w:rPr>
                <w:rtl w:val="0"/>
              </w:rPr>
              <w:t xml:space="preserve"> o </w:t>
            </w:r>
            <w:r w:rsidDel="00000000" w:rsidR="00000000" w:rsidRPr="00000000">
              <w:rPr>
                <w:i w:val="1"/>
                <w:rtl w:val="0"/>
              </w:rPr>
              <w:t xml:space="preserve">Bluetooth</w:t>
            </w:r>
            <w:r w:rsidDel="00000000" w:rsidR="00000000" w:rsidRPr="00000000">
              <w:rPr>
                <w:rtl w:val="0"/>
              </w:rPr>
              <w:t xml:space="preserve">, el banco de trabajo se ha completado con analizadores de espectro.</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Un osciloscopio es aquel elemento que muestra el valor de una señal eléctrica en formato de coordenadas de visualización, en las cuales el eje X (horizontal) representa el tiempo y el eje Y (vertical) representa el voltaje. Por lo tanto, la imagen resultante se llama </w:t>
            </w:r>
            <w:r w:rsidDel="00000000" w:rsidR="00000000" w:rsidRPr="00000000">
              <w:rPr>
                <w:highlight w:val="green"/>
                <w:rtl w:val="0"/>
              </w:rPr>
              <w:t xml:space="preserve">oscilograma  (Test, s.f.).</w:t>
            </w:r>
            <w:r w:rsidDel="00000000" w:rsidR="00000000" w:rsidRPr="00000000">
              <w:rPr>
                <w:rtl w:val="0"/>
              </w:rPr>
              <w:t xml:space="preserve"> En los dispositivos analógicos o digitales, a menudo se incluye otra entrada o control, conocido como el eje Z, que controla el brillo del haz, lo que permite colorear ciertas partes de la traza, luz o silencio según la tasa de repetición o de transición en el tiempo.</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jc w:val="both"/>
              <w:rPr/>
            </w:pPr>
            <w:r w:rsidDel="00000000" w:rsidR="00000000" w:rsidRPr="00000000">
              <w:rPr>
                <w:rtl w:val="0"/>
              </w:rPr>
              <w:t xml:space="preserve">Osciloscopio.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DB">
            <w:pPr>
              <w:widowControl w:val="0"/>
              <w:jc w:val="both"/>
              <w:rPr/>
            </w:pPr>
            <w:r w:rsidDel="00000000" w:rsidR="00000000" w:rsidRPr="00000000">
              <w:rPr>
                <w:rtl w:val="0"/>
              </w:rPr>
              <w:t xml:space="preserve">228116_V2.</w:t>
            </w:r>
          </w:p>
        </w:tc>
      </w:tr>
    </w:tbl>
    <w:p w:rsidR="00000000" w:rsidDel="00000000" w:rsidP="00000000" w:rsidRDefault="00000000" w:rsidRPr="00000000" w14:paraId="000001DF">
      <w:pPr>
        <w:spacing w:line="240" w:lineRule="auto"/>
        <w:jc w:val="both"/>
        <w:rPr>
          <w:color w:val="000000"/>
        </w:rPr>
      </w:pPr>
      <w:r w:rsidDel="00000000" w:rsidR="00000000" w:rsidRPr="00000000">
        <w:rPr>
          <w:rtl w:val="0"/>
        </w:rPr>
      </w:r>
    </w:p>
    <w:p w:rsidR="00000000" w:rsidDel="00000000" w:rsidP="00000000" w:rsidRDefault="00000000" w:rsidRPr="00000000" w14:paraId="000001E0">
      <w:pPr>
        <w:numPr>
          <w:ilvl w:val="1"/>
          <w:numId w:val="7"/>
        </w:numPr>
        <w:pBdr>
          <w:top w:space="0" w:sz="0" w:val="nil"/>
          <w:left w:space="0" w:sz="0" w:val="nil"/>
          <w:bottom w:space="0" w:sz="0" w:val="nil"/>
          <w:right w:space="0" w:sz="0" w:val="nil"/>
          <w:between w:space="0" w:sz="0" w:val="nil"/>
        </w:pBdr>
        <w:spacing w:line="240" w:lineRule="auto"/>
        <w:ind w:left="360" w:hanging="360"/>
        <w:jc w:val="both"/>
        <w:rPr/>
      </w:pPr>
      <w:r w:rsidDel="00000000" w:rsidR="00000000" w:rsidRPr="00000000">
        <w:rPr>
          <w:color w:val="ff0000"/>
          <w:rtl w:val="0"/>
        </w:rPr>
        <w:t xml:space="preserve">Equipos de redes eléctricas.</w:t>
      </w:r>
    </w:p>
    <w:p w:rsidR="00000000" w:rsidDel="00000000" w:rsidP="00000000" w:rsidRDefault="00000000" w:rsidRPr="00000000" w14:paraId="000001E1">
      <w:pPr>
        <w:spacing w:line="240" w:lineRule="auto"/>
        <w:jc w:val="both"/>
        <w:rPr>
          <w:b w:val="1"/>
          <w:color w:val="000000"/>
        </w:rPr>
      </w:pPr>
      <w:r w:rsidDel="00000000" w:rsidR="00000000" w:rsidRPr="00000000">
        <w:rPr>
          <w:rtl w:val="0"/>
        </w:rPr>
      </w:r>
    </w:p>
    <w:tbl>
      <w:tblPr>
        <w:tblStyle w:val="Table17"/>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4"/>
        <w:gridCol w:w="796"/>
        <w:gridCol w:w="12104"/>
        <w:tblGridChange w:id="0">
          <w:tblGrid>
            <w:gridCol w:w="1754"/>
            <w:gridCol w:w="796"/>
            <w:gridCol w:w="12104"/>
          </w:tblGrid>
        </w:tblGridChange>
      </w:tblGrid>
      <w:tr>
        <w:trPr>
          <w:cantSplit w:val="0"/>
          <w:trHeight w:val="425"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E2">
            <w:pPr>
              <w:widowControl w:val="0"/>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E4">
            <w:pPr>
              <w:pStyle w:val="Title"/>
              <w:widowControl w:val="0"/>
              <w:spacing w:after="0" w:lineRule="auto"/>
              <w:jc w:val="center"/>
              <w:rPr>
                <w:sz w:val="22"/>
                <w:szCs w:val="22"/>
              </w:rPr>
            </w:pPr>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5">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7">
            <w:pPr>
              <w:jc w:val="both"/>
              <w:rPr/>
            </w:pPr>
            <w:r w:rsidDel="00000000" w:rsidR="00000000" w:rsidRPr="00000000">
              <w:rPr>
                <w:color w:val="ff0000"/>
                <w:rtl w:val="0"/>
              </w:rPr>
              <w:t xml:space="preserve">Ahora, lo invitamos a conocer a detalle, algunos de los equipos de redes eléctricas: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8">
            <w:pPr>
              <w:widowControl w:val="0"/>
              <w:jc w:val="both"/>
              <w:rPr/>
            </w:pPr>
            <w:r w:rsidDel="00000000" w:rsidR="00000000" w:rsidRPr="00000000">
              <w:rPr>
                <w:rtl w:val="0"/>
              </w:rPr>
              <w:t xml:space="preserve">Una imagen relacionada con redes eléctricas.</w:t>
            </w:r>
          </w:p>
          <w:p w:rsidR="00000000" w:rsidDel="00000000" w:rsidP="00000000" w:rsidRDefault="00000000" w:rsidRPr="00000000" w14:paraId="000001E9">
            <w:pPr>
              <w:widowControl w:val="0"/>
              <w:jc w:val="both"/>
              <w:rPr/>
            </w:pPr>
            <w:r w:rsidDel="00000000" w:rsidR="00000000" w:rsidRPr="00000000">
              <w:rPr>
                <w:rtl w:val="0"/>
              </w:rPr>
            </w:r>
          </w:p>
          <w:p w:rsidR="00000000" w:rsidDel="00000000" w:rsidP="00000000" w:rsidRDefault="00000000" w:rsidRPr="00000000" w14:paraId="000001EA">
            <w:pPr>
              <w:widowControl w:val="0"/>
              <w:jc w:val="both"/>
              <w:rPr/>
            </w:pPr>
            <w:sdt>
              <w:sdtPr>
                <w:tag w:val="goog_rdk_27"/>
              </w:sdtPr>
              <w:sdtContent>
                <w:commentRangeStart w:id="27"/>
              </w:sdtContent>
            </w:sdt>
            <w:r w:rsidDel="00000000" w:rsidR="00000000" w:rsidRPr="00000000">
              <w:rPr/>
              <w:drawing>
                <wp:inline distB="0" distT="0" distL="0" distR="0">
                  <wp:extent cx="3039193" cy="1781596"/>
                  <wp:effectExtent b="0" l="0" r="0" t="0"/>
                  <wp:docPr id="3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039193" cy="1781596"/>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B">
            <w:pPr>
              <w:widowControl w:val="0"/>
              <w:jc w:val="both"/>
              <w:rPr/>
            </w:pPr>
            <w:r w:rsidDel="00000000" w:rsidR="00000000" w:rsidRPr="00000000">
              <w:rPr>
                <w:rtl w:val="0"/>
              </w:rPr>
              <w:t xml:space="preserve">Imagen: 228116_i25.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jc w:val="both"/>
              <w:rPr/>
            </w:pPr>
            <w:r w:rsidDel="00000000" w:rsidR="00000000" w:rsidRPr="00000000">
              <w:rPr>
                <w:rtl w:val="0"/>
              </w:rPr>
              <w:t xml:space="preserve">Amperímetro: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F">
            <w:pPr>
              <w:jc w:val="both"/>
              <w:rPr/>
            </w:pPr>
            <w:r w:rsidDel="00000000" w:rsidR="00000000" w:rsidRPr="00000000">
              <w:rPr>
                <w:rtl w:val="0"/>
              </w:rPr>
              <w:t xml:space="preserve">Es una unidad de medida de intensidad de corriente eléctrica, la cual forma parte de las variables de energía que corre por todos los aparatos electrónicos ya sean de corriente directa o funcionando a baterías, consta de una aguja, un resorte, una bobina y un galvanómetro formado por dos imanes permanentes, cuyo funcionamiento se basa en la fuerza magnética. La aguja está unida por un resorte helicoidal al eje de una bobina rectangular, que está suspendida por el campo magnético de un imán, es impulsada por sus polos, de modo que cuando pasa una corriente a través de ella, crea su propio campo, haciendo que la bobina gire dependiendo de la dirección y la magnitud de este amperaje.</w:t>
            </w:r>
          </w:p>
          <w:p w:rsidR="00000000" w:rsidDel="00000000" w:rsidP="00000000" w:rsidRDefault="00000000" w:rsidRPr="00000000" w14:paraId="000001F0">
            <w:pPr>
              <w:jc w:val="both"/>
              <w:rPr/>
            </w:pPr>
            <w:r w:rsidDel="00000000" w:rsidR="00000000" w:rsidRPr="00000000">
              <w:rPr>
                <w:rtl w:val="0"/>
              </w:rPr>
              <w:t xml:space="preserve">Los amperímetros tienen varias escalas. Aquí es donde entran las resistencias de derivación en serie, ya que cada una representa una escala diferente. Dado que la resistencia se coloca en paralelo con la bobina, la mayor parte de la corriente fluye a través de la resistencia y solo una pequeña parte a través de la bobina, pero esta parte sigue siendo proporcional a la corriente total.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jc w:val="both"/>
              <w:rPr/>
            </w:pPr>
            <w:r w:rsidDel="00000000" w:rsidR="00000000" w:rsidRPr="00000000">
              <w:rPr>
                <w:rtl w:val="0"/>
              </w:rPr>
              <w:t xml:space="preserve">Capacímetro: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3">
            <w:pPr>
              <w:jc w:val="both"/>
              <w:rPr/>
            </w:pPr>
            <w:r w:rsidDel="00000000" w:rsidR="00000000" w:rsidRPr="00000000">
              <w:rPr>
                <w:rtl w:val="0"/>
              </w:rPr>
              <w:t xml:space="preserve">Es un instrumento de prueba utilizado para medir la magnitud o capacidad eléctrica presente en un condensador o capacitor electrolítico, o cerámico; es decir, es un equipo electrónico a través del cual se puede comprobar la capacidad que expresa tener en su descripción un condensador y determinar si éste está apto o no para su uso, son muy fáciles de operar, pero necesita saber cómo funcionan para usarlos correctamente y leer su análisis. Este dispositivo tiene una pantalla que refleja los resultados y para realizar las mediciones, tiene dos extremos dispuestos en pares de condensadores positivos y negativos, que le permite elegir una escala que produzca la carga correcta en el capacitor. Si las medidas dadas son incorrectas, se puede determinar si el condensador está funcionando o no. Las mediciones pueden dar resultados que están por debajo de la capacidad, incluidos los nuevos, ya que la energía almacenada se pierde con el tiempo.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jc w:val="both"/>
              <w:rPr/>
            </w:pPr>
            <w:r w:rsidDel="00000000" w:rsidR="00000000" w:rsidRPr="00000000">
              <w:rPr>
                <w:rtl w:val="0"/>
              </w:rPr>
              <w:t xml:space="preserve">Galvanómetro: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6">
            <w:pPr>
              <w:jc w:val="both"/>
              <w:rPr/>
            </w:pPr>
            <w:r w:rsidDel="00000000" w:rsidR="00000000" w:rsidRPr="00000000">
              <w:rPr>
                <w:rtl w:val="0"/>
              </w:rPr>
              <w:t xml:space="preserve">Es un instrumento empleado para indicar el paso de corrientes eléctricas pequeñas por un circuito, así como para medir con precisión la intensidad de estas. El funcionamiento del galvanómetro se basa en un puntero conectado por resorte al eje de una bobina rectangular suspendida por la acción de dos polos opuestos de un imán permanente. La corriente a medir comienza a fluir en una bobina plana rectangular. Cuando esta se coloca en el centro del campo magnético de un imán permanente, comienza a girar sobre su eje vertical, rompiendo el resorte espiral. Dado que este movimiento es proporcional a la corriente, el movimiento de la aguja también lo es. En una escala adecuada, la aguja marca el valor actual.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jc w:val="both"/>
              <w:rPr/>
            </w:pPr>
            <w:r w:rsidDel="00000000" w:rsidR="00000000" w:rsidRPr="00000000">
              <w:rPr>
                <w:rtl w:val="0"/>
              </w:rPr>
              <w:t xml:space="preserve">Multímetro: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9">
            <w:pPr>
              <w:jc w:val="both"/>
              <w:rPr/>
            </w:pPr>
            <w:r w:rsidDel="00000000" w:rsidR="00000000" w:rsidRPr="00000000">
              <w:rPr>
                <w:color w:val="ff0000"/>
                <w:rtl w:val="0"/>
              </w:rPr>
              <w:t xml:space="preserve">Es un instrumento portátil de medición de magnitudes eléctricas, dispone de un selector que le permite cambiar a voltímetro, amperímetro y ohmímetro, por lo que permite medir al menos tres propiedades eléctricas. El funcionamiento y las funciones básicas del multímetro son similares a los multímetros analógicos y digitales. Después de conectar el cable negro al puerto común y el cable rojo a uno de los puertos restantes, gire la perilla para seleccionar la función y el rango apropiado, según su propósito de medición. Por ejemplo, si se establece en 20 V CC, la unidad detectará voltajes de CC de hasta 20 V. Para leer voltajes más bajos, se debe seleccionar el rango de mV. El conductor de prueba debe tocar la terminal o el cable bajo prueba para que se realice la medición. El voltaje resultante se muestra en la pantalla. Los multímetros son seguros para usar en circuitos activos, siempre que la corriente no exceda la capacidad máxima del dispositivo. Asimismo, no se debe tocar los cables de prueba durante el funcionamiento, puede causar una descarga eléctrica.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jc w:val="both"/>
              <w:rPr/>
            </w:pPr>
            <w:r w:rsidDel="00000000" w:rsidR="00000000" w:rsidRPr="00000000">
              <w:rPr>
                <w:rtl w:val="0"/>
              </w:rPr>
              <w:t xml:space="preserve">Osciloscopio: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FC">
            <w:pPr>
              <w:jc w:val="both"/>
              <w:rPr/>
            </w:pPr>
            <w:r w:rsidDel="00000000" w:rsidR="00000000" w:rsidRPr="00000000">
              <w:rPr>
                <w:rtl w:val="0"/>
              </w:rPr>
              <w:t xml:space="preserve">Es un instrumento portátil de medición de magnitudes eléctricas, dispone de un selector que le permite cambiar entre trabajar como voltímetro, amperímetro y ohmímetro, por lo que, permite medir al menos tres propiedades eléctricas. Los osciloscopios tienen principalmente tres tipos de controles que actúan como indicadores para ajustar la señal de entrada para que pueda medirse en la pantalla. De esta forma se puede ver la señal medida por el osciloscopio, esto se llama técnica y se usa para monitorear la señal que desea medir. El primer control configura el eje X (horizontal) para evaluar fracciones de tiempo (segundos, milisegundos, microsegundos, dependiendo de la resolución del dispositivo). El segundo ajusta el eje Y (vertical) controlando el voltaje de entrada (voltios, milivoltios, microvoltios, dependiendo de la resolución del dispositivo). El tercer control es la configuración del generador (o t</w:t>
            </w:r>
            <w:r w:rsidDel="00000000" w:rsidR="00000000" w:rsidRPr="00000000">
              <w:rPr>
                <w:i w:val="1"/>
                <w:rtl w:val="0"/>
              </w:rPr>
              <w:t xml:space="preserve">rigger</w:t>
            </w:r>
            <w:r w:rsidDel="00000000" w:rsidR="00000000" w:rsidRPr="00000000">
              <w:rPr>
                <w:rtl w:val="0"/>
              </w:rPr>
              <w:t xml:space="preserve"> en inglés). Esto permite la sincronización de señales que se repiten periódicamente utilizando sus características como referencia. Se utilizan varios tipos de disparadores, siendo el más común el flanco ascendente o descendente de una señal, en el cual, se aplica el voltaje de disparo y si el borde sube o baja. Estas restricciones definen valores de escala para la cuadrícula de la pantalla, permiten saber cuánto representa cada cuadrado de la pantalla y medir los valores de la señal en voltaje, frecuencia o ciclos.</w:t>
            </w:r>
          </w:p>
        </w:tc>
      </w:tr>
    </w:tbl>
    <w:p w:rsidR="00000000" w:rsidDel="00000000" w:rsidP="00000000" w:rsidRDefault="00000000" w:rsidRPr="00000000" w14:paraId="000001FE">
      <w:pPr>
        <w:spacing w:line="240" w:lineRule="auto"/>
        <w:jc w:val="both"/>
        <w:rPr>
          <w:color w:val="000000"/>
        </w:rPr>
      </w:pPr>
      <w:r w:rsidDel="00000000" w:rsidR="00000000" w:rsidRPr="00000000">
        <w:rPr>
          <w:rtl w:val="0"/>
        </w:rPr>
      </w:r>
    </w:p>
    <w:p w:rsidR="00000000" w:rsidDel="00000000" w:rsidP="00000000" w:rsidRDefault="00000000" w:rsidRPr="00000000" w14:paraId="000001FF">
      <w:pPr>
        <w:spacing w:line="240" w:lineRule="auto"/>
        <w:jc w:val="both"/>
        <w:rPr>
          <w:b w:val="1"/>
          <w:color w:val="000000"/>
        </w:rPr>
      </w:pPr>
      <w:r w:rsidDel="00000000" w:rsidR="00000000" w:rsidRPr="00000000">
        <w:rPr>
          <w:rtl w:val="0"/>
        </w:rPr>
      </w:r>
    </w:p>
    <w:p w:rsidR="00000000" w:rsidDel="00000000" w:rsidP="00000000" w:rsidRDefault="00000000" w:rsidRPr="00000000" w14:paraId="00000200">
      <w:pPr>
        <w:spacing w:line="240" w:lineRule="auto"/>
        <w:jc w:val="both"/>
        <w:rPr>
          <w:b w:val="1"/>
          <w:color w:val="000000"/>
        </w:rPr>
      </w:pPr>
      <w:r w:rsidDel="00000000" w:rsidR="00000000" w:rsidRPr="00000000">
        <w:rPr>
          <w:rtl w:val="0"/>
        </w:rPr>
      </w:r>
    </w:p>
    <w:p w:rsidR="00000000" w:rsidDel="00000000" w:rsidP="00000000" w:rsidRDefault="00000000" w:rsidRPr="00000000" w14:paraId="00000201">
      <w:pPr>
        <w:numPr>
          <w:ilvl w:val="0"/>
          <w:numId w:val="6"/>
        </w:numPr>
        <w:pBdr>
          <w:top w:space="0" w:sz="0" w:val="nil"/>
          <w:left w:space="0" w:sz="0" w:val="nil"/>
          <w:bottom w:space="0" w:sz="0" w:val="nil"/>
          <w:right w:space="0" w:sz="0" w:val="nil"/>
          <w:between w:space="0" w:sz="0" w:val="nil"/>
        </w:pBdr>
        <w:spacing w:line="240" w:lineRule="auto"/>
        <w:ind w:left="360" w:firstLine="0"/>
        <w:jc w:val="both"/>
        <w:rPr>
          <w:b w:val="1"/>
          <w:color w:val="000000"/>
        </w:rPr>
      </w:pPr>
      <w:r w:rsidDel="00000000" w:rsidR="00000000" w:rsidRPr="00000000">
        <w:rPr>
          <w:b w:val="1"/>
          <w:color w:val="000000"/>
          <w:rtl w:val="0"/>
        </w:rPr>
        <w:t xml:space="preserve">Circuitos eléctricos.</w:t>
      </w:r>
    </w:p>
    <w:p w:rsidR="00000000" w:rsidDel="00000000" w:rsidP="00000000" w:rsidRDefault="00000000" w:rsidRPr="00000000" w14:paraId="00000202">
      <w:pPr>
        <w:spacing w:line="240" w:lineRule="auto"/>
        <w:jc w:val="both"/>
        <w:rPr>
          <w:b w:val="1"/>
          <w:color w:val="000000"/>
        </w:rPr>
      </w:pPr>
      <w:r w:rsidDel="00000000" w:rsidR="00000000" w:rsidRPr="00000000">
        <w:rPr>
          <w:rtl w:val="0"/>
        </w:rPr>
      </w:r>
    </w:p>
    <w:tbl>
      <w:tblPr>
        <w:tblStyle w:val="Table18"/>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03">
            <w:pPr>
              <w:pStyle w:val="Heading1"/>
              <w:spacing w:after="0" w:before="0" w:lineRule="auto"/>
              <w:jc w:val="center"/>
              <w:rPr>
                <w:sz w:val="22"/>
                <w:szCs w:val="22"/>
              </w:rPr>
            </w:pPr>
            <w:bookmarkStart w:colFirst="0" w:colLast="0" w:name="_heading=h.3rdcrjn" w:id="13"/>
            <w:bookmarkEnd w:id="13"/>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4">
            <w:pPr>
              <w:jc w:val="both"/>
              <w:rPr>
                <w:color w:val="000000"/>
              </w:rPr>
            </w:pPr>
            <w:r w:rsidDel="00000000" w:rsidR="00000000" w:rsidRPr="00000000">
              <w:rPr>
                <w:color w:val="000000"/>
                <w:rtl w:val="0"/>
              </w:rPr>
              <w:t xml:space="preserve">Un circuito es una serie de elementos conectados a través de los cuales puede circular una corriente eléctrica. </w:t>
            </w:r>
            <w:r w:rsidDel="00000000" w:rsidR="00000000" w:rsidRPr="00000000">
              <w:rPr>
                <w:rtl w:val="0"/>
              </w:rPr>
              <w:t xml:space="preserve">Este</w:t>
            </w:r>
            <w:r w:rsidDel="00000000" w:rsidR="00000000" w:rsidRPr="00000000">
              <w:rPr>
                <w:color w:val="000000"/>
                <w:rtl w:val="0"/>
              </w:rPr>
              <w:t xml:space="preserve"> es el movimiento de electrones, que debe formar el paso a través de sus elementos. Si la corriente es un circuito cerrado, solo hay un paso a través de la cadena. Siempre son cerrados, aunque en algún momento se puede abrir para interrumpir el flujo de corriente con un interruptor, botón u otro elemento del circuito.</w:t>
            </w:r>
          </w:p>
        </w:tc>
      </w:tr>
    </w:tbl>
    <w:p w:rsidR="00000000" w:rsidDel="00000000" w:rsidP="00000000" w:rsidRDefault="00000000" w:rsidRPr="00000000" w14:paraId="00000205">
      <w:pPr>
        <w:spacing w:line="240" w:lineRule="auto"/>
        <w:jc w:val="both"/>
        <w:rPr>
          <w:color w:val="000000"/>
        </w:rPr>
      </w:pPr>
      <w:r w:rsidDel="00000000" w:rsidR="00000000" w:rsidRPr="00000000">
        <w:rPr>
          <w:rtl w:val="0"/>
        </w:rPr>
      </w:r>
    </w:p>
    <w:p w:rsidR="00000000" w:rsidDel="00000000" w:rsidP="00000000" w:rsidRDefault="00000000" w:rsidRPr="00000000" w14:paraId="00000206">
      <w:pPr>
        <w:numPr>
          <w:ilvl w:val="1"/>
          <w:numId w:val="6"/>
        </w:numPr>
        <w:pBdr>
          <w:top w:space="0" w:sz="0" w:val="nil"/>
          <w:left w:space="0" w:sz="0" w:val="nil"/>
          <w:bottom w:space="0" w:sz="0" w:val="nil"/>
          <w:right w:space="0" w:sz="0" w:val="nil"/>
          <w:between w:space="0" w:sz="0" w:val="nil"/>
        </w:pBdr>
        <w:spacing w:line="240" w:lineRule="auto"/>
        <w:ind w:left="644" w:hanging="360"/>
        <w:jc w:val="both"/>
        <w:rPr/>
      </w:pPr>
      <w:r w:rsidDel="00000000" w:rsidR="00000000" w:rsidRPr="00000000">
        <w:rPr>
          <w:color w:val="ff0000"/>
          <w:rtl w:val="0"/>
        </w:rPr>
        <w:t xml:space="preserve">Cálculos eléctricos.</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ind w:left="720" w:firstLine="0"/>
        <w:jc w:val="both"/>
        <w:rPr>
          <w:color w:val="000000"/>
        </w:rPr>
      </w:pPr>
      <w:r w:rsidDel="00000000" w:rsidR="00000000" w:rsidRPr="00000000">
        <w:rPr>
          <w:rtl w:val="0"/>
        </w:rPr>
      </w:r>
    </w:p>
    <w:tbl>
      <w:tblPr>
        <w:tblStyle w:val="Table1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08">
            <w:pPr>
              <w:widowControl w:val="0"/>
              <w:jc w:val="center"/>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09">
            <w:pPr>
              <w:pStyle w:val="Title"/>
              <w:widowControl w:val="0"/>
              <w:spacing w:after="0" w:lineRule="auto"/>
              <w:jc w:val="center"/>
              <w:rPr>
                <w:sz w:val="22"/>
                <w:szCs w:val="22"/>
              </w:rPr>
            </w:pPr>
            <w:bookmarkStart w:colFirst="0" w:colLast="0" w:name="_heading=h.26in1rg" w:id="14"/>
            <w:bookmarkEnd w:id="14"/>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B">
            <w:pPr>
              <w:jc w:val="both"/>
              <w:rPr/>
            </w:pPr>
            <w:r w:rsidDel="00000000" w:rsidR="00000000" w:rsidRPr="00000000">
              <w:rPr>
                <w:rtl w:val="0"/>
              </w:rPr>
              <w:t xml:space="preserve">Los hilos o cables eléctricos en instalaciones deben cumplir con dos reglas o condiciones que determinan su sección transversal: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C">
            <w:pPr>
              <w:widowControl w:val="0"/>
              <w:jc w:val="both"/>
              <w:rPr/>
            </w:pPr>
            <w:r w:rsidDel="00000000" w:rsidR="00000000" w:rsidRPr="00000000">
              <w:rPr>
                <w:rtl w:val="0"/>
              </w:rPr>
              <w:t xml:space="preserve">Imagen relacionada con cálculos eléctricos.</w:t>
            </w:r>
          </w:p>
          <w:p w:rsidR="00000000" w:rsidDel="00000000" w:rsidP="00000000" w:rsidRDefault="00000000" w:rsidRPr="00000000" w14:paraId="0000020D">
            <w:pPr>
              <w:widowControl w:val="0"/>
              <w:jc w:val="both"/>
              <w:rPr/>
            </w:pPr>
            <w:r w:rsidDel="00000000" w:rsidR="00000000" w:rsidRPr="00000000">
              <w:rPr>
                <w:rtl w:val="0"/>
              </w:rPr>
            </w:r>
          </w:p>
          <w:p w:rsidR="00000000" w:rsidDel="00000000" w:rsidP="00000000" w:rsidRDefault="00000000" w:rsidRPr="00000000" w14:paraId="0000020E">
            <w:pPr>
              <w:widowControl w:val="0"/>
              <w:jc w:val="both"/>
              <w:rPr/>
            </w:pPr>
            <w:sdt>
              <w:sdtPr>
                <w:tag w:val="goog_rdk_28"/>
              </w:sdtPr>
              <w:sdtContent>
                <w:commentRangeStart w:id="28"/>
              </w:sdtContent>
            </w:sdt>
            <w:r w:rsidDel="00000000" w:rsidR="00000000" w:rsidRPr="00000000">
              <w:rPr/>
              <w:drawing>
                <wp:inline distB="0" distT="0" distL="0" distR="0">
                  <wp:extent cx="2838955" cy="1724332"/>
                  <wp:effectExtent b="0" l="0" r="0" t="0"/>
                  <wp:docPr descr="Foto electricista está utilizando un medidor digital para medir el voltaje en la toma de corriente en el" id="317" name="image14.jpg"/>
                  <a:graphic>
                    <a:graphicData uri="http://schemas.openxmlformats.org/drawingml/2006/picture">
                      <pic:pic>
                        <pic:nvPicPr>
                          <pic:cNvPr descr="Foto electricista está utilizando un medidor digital para medir el voltaje en la toma de corriente en el" id="0" name="image14.jpg"/>
                          <pic:cNvPicPr preferRelativeResize="0"/>
                        </pic:nvPicPr>
                        <pic:blipFill>
                          <a:blip r:embed="rId35"/>
                          <a:srcRect b="0" l="0" r="0" t="0"/>
                          <a:stretch>
                            <a:fillRect/>
                          </a:stretch>
                        </pic:blipFill>
                        <pic:spPr>
                          <a:xfrm>
                            <a:off x="0" y="0"/>
                            <a:ext cx="2838955" cy="172433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0F">
            <w:pPr>
              <w:widowControl w:val="0"/>
              <w:jc w:val="both"/>
              <w:rPr/>
            </w:pPr>
            <w:r w:rsidDel="00000000" w:rsidR="00000000" w:rsidRPr="00000000">
              <w:rPr>
                <w:rtl w:val="0"/>
              </w:rPr>
            </w:r>
          </w:p>
          <w:p w:rsidR="00000000" w:rsidDel="00000000" w:rsidP="00000000" w:rsidRDefault="00000000" w:rsidRPr="00000000" w14:paraId="00000210">
            <w:pPr>
              <w:widowControl w:val="0"/>
              <w:jc w:val="both"/>
              <w:rPr/>
            </w:pPr>
            <w:r w:rsidDel="00000000" w:rsidR="00000000" w:rsidRPr="00000000">
              <w:rPr>
                <w:rtl w:val="0"/>
              </w:rPr>
              <w:t xml:space="preserve">Imagen: 228116_i26.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jc w:val="both"/>
              <w:rPr/>
            </w:pPr>
            <w:r w:rsidDel="00000000" w:rsidR="00000000" w:rsidRPr="00000000">
              <w:rPr>
                <w:rtl w:val="0"/>
              </w:rPr>
              <w:t xml:space="preserve">Condición térmica: no exceder la tensión máxima admisible que el hilo puede soportar, para que el aislamiento no se caliente y cause daños o incluso quemaduras.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4">
            <w:pPr>
              <w:jc w:val="both"/>
              <w:rPr/>
            </w:pPr>
            <w:r w:rsidDel="00000000" w:rsidR="00000000" w:rsidRPr="00000000">
              <w:rPr>
                <w:rtl w:val="0"/>
              </w:rPr>
              <w:t xml:space="preserve">Condición de caída de tensión máxima: no superar la máxima posible entre el inicio de la instalación y el punto más lejano.</w:t>
            </w:r>
          </w:p>
          <w:p w:rsidR="00000000" w:rsidDel="00000000" w:rsidP="00000000" w:rsidRDefault="00000000" w:rsidRPr="00000000" w14:paraId="00000215">
            <w:pPr>
              <w:jc w:val="both"/>
              <w:rPr/>
            </w:pPr>
            <w:r w:rsidDel="00000000" w:rsidR="00000000" w:rsidRPr="00000000">
              <w:rPr>
                <w:rtl w:val="0"/>
              </w:rPr>
              <w:t xml:space="preserve">Nota: en algunos casos también es necesario calcular la sección para tensión de cortocircuito.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7">
            <w:pPr>
              <w:jc w:val="both"/>
              <w:rPr/>
            </w:pPr>
            <w:r w:rsidDel="00000000" w:rsidR="00000000" w:rsidRPr="00000000">
              <w:rPr>
                <w:rtl w:val="0"/>
              </w:rPr>
              <w:t xml:space="preserve">Explicación: cada país tiene su propia normativa de baja tensión, en España es el REBT, en Argentina es la normativa de instalaciones eléctricas​​​​​​​​​​​​​​​​​​​​​​​​​​​​​​​​​​​​​​​​​​​​​​​​​​​​ en inmuebles, en Chile Nch: cifras de consumidores de baja tensión, en Perú y Venezuela, código eléctrico nacional, en México norma oficial mexicana (NOM) y código eléctrico </w:t>
            </w:r>
            <w:r w:rsidDel="00000000" w:rsidR="00000000" w:rsidRPr="00000000">
              <w:rPr>
                <w:i w:val="1"/>
                <w:rtl w:val="0"/>
              </w:rPr>
              <w:t xml:space="preserve">approval</w:t>
            </w:r>
            <w:r w:rsidDel="00000000" w:rsidR="00000000" w:rsidRPr="00000000">
              <w:rPr>
                <w:rtl w:val="0"/>
              </w:rPr>
              <w:t xml:space="preserve">, en los Estados Unidos NEC (</w:t>
            </w:r>
            <w:r w:rsidDel="00000000" w:rsidR="00000000" w:rsidRPr="00000000">
              <w:rPr>
                <w:i w:val="1"/>
                <w:rtl w:val="0"/>
              </w:rPr>
              <w:t xml:space="preserve">National Electrical Code</w:t>
            </w:r>
            <w:r w:rsidDel="00000000" w:rsidR="00000000" w:rsidRPr="00000000">
              <w:rPr>
                <w:highlight w:val="green"/>
                <w:rtl w:val="0"/>
              </w:rPr>
              <w:t xml:space="preserve">), entre otros (Sectoriales, 2002)</w:t>
            </w:r>
            <w:r w:rsidDel="00000000" w:rsidR="00000000" w:rsidRPr="00000000">
              <w:rPr>
                <w:rtl w:val="0"/>
              </w:rPr>
              <w:t xml:space="preserve">.</w:t>
            </w:r>
          </w:p>
          <w:p w:rsidR="00000000" w:rsidDel="00000000" w:rsidP="00000000" w:rsidRDefault="00000000" w:rsidRPr="00000000" w14:paraId="00000218">
            <w:pPr>
              <w:jc w:val="both"/>
              <w:rPr/>
            </w:pPr>
            <w:r w:rsidDel="00000000" w:rsidR="00000000" w:rsidRPr="00000000">
              <w:rPr>
                <w:rtl w:val="0"/>
              </w:rPr>
              <w:t xml:space="preserve">Nota importante: si se tiene un circuito protegido por un pequeño interruptor automático (PIA) u otro elemento protector, se debe calcular las </w:t>
            </w:r>
            <w:r w:rsidDel="00000000" w:rsidR="00000000" w:rsidRPr="00000000">
              <w:rPr>
                <w:highlight w:val="green"/>
                <w:rtl w:val="0"/>
              </w:rPr>
              <w:t xml:space="preserve">secciones para las corrientes de corte del elemento protector, no de la tensión resultante del rendimiento esperado de la salida del circuito</w:t>
            </w:r>
            <w:r w:rsidDel="00000000" w:rsidR="00000000" w:rsidRPr="00000000">
              <w:rPr>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A">
            <w:pPr>
              <w:jc w:val="both"/>
              <w:rPr/>
            </w:pPr>
            <w:r w:rsidDel="00000000" w:rsidR="00000000" w:rsidRPr="00000000">
              <w:rPr>
                <w:rtl w:val="0"/>
              </w:rPr>
              <w:t xml:space="preserve">Primera condición: condición térmica. Voltaje y calor en los cables.</w:t>
            </w:r>
          </w:p>
          <w:p w:rsidR="00000000" w:rsidDel="00000000" w:rsidP="00000000" w:rsidRDefault="00000000" w:rsidRPr="00000000" w14:paraId="0000021B">
            <w:pPr>
              <w:jc w:val="both"/>
              <w:rPr/>
            </w:pPr>
            <w:r w:rsidDel="00000000" w:rsidR="00000000" w:rsidRPr="00000000">
              <w:rPr>
                <w:rtl w:val="0"/>
              </w:rPr>
              <w:t xml:space="preserve"> </w:t>
            </w:r>
          </w:p>
          <w:p w:rsidR="00000000" w:rsidDel="00000000" w:rsidP="00000000" w:rsidRDefault="00000000" w:rsidRPr="00000000" w14:paraId="0000021C">
            <w:pPr>
              <w:jc w:val="both"/>
              <w:rPr/>
            </w:pPr>
            <w:r w:rsidDel="00000000" w:rsidR="00000000" w:rsidRPr="00000000">
              <w:rPr>
                <w:color w:val="ff0000"/>
                <w:rtl w:val="0"/>
              </w:rPr>
              <w:t xml:space="preserve">El efecto </w:t>
            </w:r>
            <w:r w:rsidDel="00000000" w:rsidR="00000000" w:rsidRPr="00000000">
              <w:rPr>
                <w:i w:val="1"/>
                <w:color w:val="ff0000"/>
                <w:rtl w:val="0"/>
              </w:rPr>
              <w:t xml:space="preserve">Joule</w:t>
            </w:r>
            <w:r w:rsidDel="00000000" w:rsidR="00000000" w:rsidRPr="00000000">
              <w:rPr>
                <w:color w:val="ff0000"/>
                <w:rtl w:val="0"/>
              </w:rPr>
              <w:t xml:space="preserve"> calienta los cables y receptores cuando pasa una corriente a través de ellos. Cuando se quiere transmitir o distribuir energía eléctrica, </w:t>
            </w:r>
            <w:sdt>
              <w:sdtPr>
                <w:tag w:val="goog_rdk_29"/>
              </w:sdtPr>
              <w:sdtContent>
                <w:commentRangeStart w:id="29"/>
              </w:sdtContent>
            </w:sdt>
            <w:r w:rsidDel="00000000" w:rsidR="00000000" w:rsidRPr="00000000">
              <w:rPr>
                <w:color w:val="ff0000"/>
                <w:rtl w:val="0"/>
              </w:rPr>
              <w:t xml:space="preserve">todo lo que se convierte en calor a través de este efecto es una pérdida y también puede hacer que se sobrecalienten y dañen permanentemente o incluso quemar su aislamiento y provocar un incendio. Es posible que el calor no sea peligroso todo el tiempo, pero cuando se acumula lo es, ya que, al exponerse los aisladores a estas temperaturas, pierden parte de su capacidad aislante y envejecen rápidamente, haciéndolos quebradizos y casi inútiles. Esto ocurre porque los cables tienen resistencia eléctrica, que se opone al flujo de corriente a través de ellos y se convierte en parte de la energía que los electrones convierten en calor y por lo tanto en pérdida a medida que viajan a través del conductor. </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21E">
      <w:pPr>
        <w:spacing w:line="240" w:lineRule="auto"/>
        <w:jc w:val="both"/>
        <w:rPr>
          <w:color w:val="000000"/>
        </w:rPr>
      </w:pPr>
      <w:r w:rsidDel="00000000" w:rsidR="00000000" w:rsidRPr="00000000">
        <w:rPr>
          <w:rtl w:val="0"/>
        </w:rPr>
      </w:r>
    </w:p>
    <w:tbl>
      <w:tblPr>
        <w:tblStyle w:val="Table20"/>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1F">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20">
            <w:pPr>
              <w:jc w:val="both"/>
              <w:rPr>
                <w:color w:val="000000"/>
              </w:rPr>
            </w:pPr>
            <w:r w:rsidDel="00000000" w:rsidR="00000000" w:rsidRPr="00000000">
              <w:rPr>
                <w:color w:val="000000"/>
                <w:rtl w:val="0"/>
              </w:rPr>
              <w:t xml:space="preserve">A continuación, se describe una pérdida, esta se puede expresar como pérdida de potencia de línea (PpL) y aumenta lógicamente con la resistencia del conductor: </w:t>
            </w:r>
          </w:p>
          <w:p w:rsidR="00000000" w:rsidDel="00000000" w:rsidP="00000000" w:rsidRDefault="00000000" w:rsidRPr="00000000" w14:paraId="00000221">
            <w:pPr>
              <w:jc w:val="both"/>
              <w:rPr>
                <w:color w:val="000000"/>
              </w:rPr>
            </w:pPr>
            <w:r w:rsidDel="00000000" w:rsidR="00000000" w:rsidRPr="00000000">
              <w:rPr>
                <w:color w:val="000000"/>
                <w:rtl w:val="0"/>
              </w:rPr>
              <w:t xml:space="preserve">Si potencia = V x I; y según la ley de Ohm V = I x R.</w:t>
            </w:r>
          </w:p>
          <w:p w:rsidR="00000000" w:rsidDel="00000000" w:rsidP="00000000" w:rsidRDefault="00000000" w:rsidRPr="00000000" w14:paraId="00000222">
            <w:pPr>
              <w:jc w:val="both"/>
              <w:rPr>
                <w:color w:val="000000"/>
              </w:rPr>
            </w:pPr>
            <w:r w:rsidDel="00000000" w:rsidR="00000000" w:rsidRPr="00000000">
              <w:rPr>
                <w:color w:val="000000"/>
                <w:rtl w:val="0"/>
              </w:rPr>
              <w:t xml:space="preserve">Sustituyendo la fórmula de la potencia V según la ley de Ohm se obtiene: Potencia = R x I2, usando esta fórmula para calcular la distribución de potencia anterior: </w:t>
            </w:r>
          </w:p>
          <w:p w:rsidR="00000000" w:rsidDel="00000000" w:rsidP="00000000" w:rsidRDefault="00000000" w:rsidRPr="00000000" w14:paraId="00000223">
            <w:pPr>
              <w:jc w:val="both"/>
              <w:rPr>
                <w:color w:val="000000"/>
              </w:rPr>
            </w:pPr>
            <w:r w:rsidDel="00000000" w:rsidR="00000000" w:rsidRPr="00000000">
              <w:rPr>
                <w:color w:val="000000"/>
                <w:rtl w:val="0"/>
              </w:rPr>
              <w:t xml:space="preserve">PpL = RL x I2. </w:t>
            </w:r>
          </w:p>
          <w:p w:rsidR="00000000" w:rsidDel="00000000" w:rsidP="00000000" w:rsidRDefault="00000000" w:rsidRPr="00000000" w14:paraId="00000224">
            <w:pPr>
              <w:jc w:val="both"/>
              <w:rPr>
                <w:color w:val="000000"/>
              </w:rPr>
            </w:pPr>
            <w:r w:rsidDel="00000000" w:rsidR="00000000" w:rsidRPr="00000000">
              <w:rPr>
                <w:color w:val="000000"/>
                <w:rtl w:val="0"/>
              </w:rPr>
              <w:t xml:space="preserve">Donde PpL = potencia distribuida en la línea, RL es la resistencia de la línea, I es la corriente que circula por ella. </w:t>
            </w:r>
          </w:p>
          <w:p w:rsidR="00000000" w:rsidDel="00000000" w:rsidP="00000000" w:rsidRDefault="00000000" w:rsidRPr="00000000" w14:paraId="00000225">
            <w:pPr>
              <w:jc w:val="both"/>
              <w:rPr>
                <w:color w:val="7f7f7f"/>
              </w:rPr>
            </w:pPr>
            <w:r w:rsidDel="00000000" w:rsidR="00000000" w:rsidRPr="00000000">
              <w:rPr>
                <w:color w:val="000000"/>
                <w:rtl w:val="0"/>
              </w:rPr>
              <w:t xml:space="preserve">No es posible modificar la tensión que circula por la línea, ya que es absorbida por los receptores. Por tanto, si se quiere conseguir bajas pérdidas y evitar este efecto nocivo del calor, se debe reducir la resistencia de los conductores.</w:t>
            </w:r>
            <w:r w:rsidDel="00000000" w:rsidR="00000000" w:rsidRPr="00000000">
              <w:rPr>
                <w:rtl w:val="0"/>
              </w:rPr>
            </w:r>
          </w:p>
        </w:tc>
      </w:tr>
    </w:tbl>
    <w:p w:rsidR="00000000" w:rsidDel="00000000" w:rsidP="00000000" w:rsidRDefault="00000000" w:rsidRPr="00000000" w14:paraId="00000226">
      <w:pPr>
        <w:numPr>
          <w:ilvl w:val="1"/>
          <w:numId w:val="6"/>
        </w:numPr>
        <w:pBdr>
          <w:top w:space="0" w:sz="0" w:val="nil"/>
          <w:left w:space="0" w:sz="0" w:val="nil"/>
          <w:bottom w:space="0" w:sz="0" w:val="nil"/>
          <w:right w:space="0" w:sz="0" w:val="nil"/>
          <w:between w:space="0" w:sz="0" w:val="nil"/>
        </w:pBdr>
        <w:spacing w:line="240" w:lineRule="auto"/>
        <w:ind w:left="644" w:hanging="360"/>
        <w:jc w:val="both"/>
        <w:rPr/>
      </w:pPr>
      <w:r w:rsidDel="00000000" w:rsidR="00000000" w:rsidRPr="00000000">
        <w:rPr>
          <w:color w:val="ff0000"/>
          <w:rtl w:val="0"/>
        </w:rPr>
        <w:t xml:space="preserve">Normas de seguridad.</w:t>
      </w:r>
    </w:p>
    <w:p w:rsidR="00000000" w:rsidDel="00000000" w:rsidP="00000000" w:rsidRDefault="00000000" w:rsidRPr="00000000" w14:paraId="00000227">
      <w:pPr>
        <w:spacing w:line="240" w:lineRule="auto"/>
        <w:jc w:val="both"/>
        <w:rPr>
          <w:b w:val="1"/>
          <w:color w:val="000000"/>
        </w:rPr>
      </w:pPr>
      <w:r w:rsidDel="00000000" w:rsidR="00000000" w:rsidRPr="00000000">
        <w:rPr>
          <w:rtl w:val="0"/>
        </w:rPr>
      </w:r>
    </w:p>
    <w:tbl>
      <w:tblPr>
        <w:tblStyle w:val="Table2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3"/>
        <w:gridCol w:w="6867"/>
        <w:tblGridChange w:id="0">
          <w:tblGrid>
            <w:gridCol w:w="1534"/>
            <w:gridCol w:w="6253"/>
            <w:gridCol w:w="6867"/>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jc w:val="both"/>
              <w:rPr/>
            </w:pPr>
            <w:bookmarkStart w:colFirst="0" w:colLast="0" w:name="_heading=h.lnxbz9" w:id="15"/>
            <w:bookmarkEnd w:id="15"/>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29">
            <w:pPr>
              <w:pStyle w:val="Title"/>
              <w:widowControl w:val="0"/>
              <w:spacing w:after="0" w:lineRule="auto"/>
              <w:jc w:val="center"/>
              <w:rPr>
                <w:sz w:val="22"/>
                <w:szCs w:val="22"/>
              </w:rPr>
            </w:pPr>
            <w:bookmarkStart w:colFirst="0" w:colLast="0" w:name="_heading=h.35nkun2" w:id="16"/>
            <w:bookmarkEnd w:id="16"/>
            <w:r w:rsidDel="00000000" w:rsidR="00000000" w:rsidRPr="00000000">
              <w:rPr>
                <w:sz w:val="22"/>
                <w:szCs w:val="22"/>
                <w:rtl w:val="0"/>
              </w:rPr>
              <w:t xml:space="preserve">Tarjetas a</w:t>
            </w:r>
            <w:r w:rsidDel="00000000" w:rsidR="00000000" w:rsidRPr="00000000">
              <w:rPr>
                <w:i w:val="1"/>
                <w:sz w:val="22"/>
                <w:szCs w:val="22"/>
                <w:rtl w:val="0"/>
              </w:rPr>
              <w:t xml:space="preserve">vatar</w:t>
            </w:r>
            <w:r w:rsidDel="00000000" w:rsidR="00000000" w:rsidRPr="00000000">
              <w:rPr>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C">
            <w:pPr>
              <w:jc w:val="both"/>
              <w:rPr/>
            </w:pPr>
            <w:r w:rsidDel="00000000" w:rsidR="00000000" w:rsidRPr="00000000">
              <w:rPr>
                <w:rtl w:val="0"/>
              </w:rPr>
              <w:t xml:space="preserve">Normas de seguridad e higiene: la electricidad significa progreso y bienestar, por lo que la intervención directa o indirecta, es ahora parte integral de todas las actividades, ya sean domésticas o industriales; pero también un peligro para las personas y sus bienes si no se dispone de los conocimientos o recursos necesarios para utilizarlos adecuadamente. En este caso, se ofrece a continuación una serie de medidas preventivas generales, relacionadas con los riesgos eléctricos que son más habituales en el entorno laboral y afectan a cualquiera que trabaje en él. Estas normas son importantes para prevenir accidentes, ya que implica riesgos, por lo que se debe conocer las normas básicas de seguridad y aplicarlas siempre. En este artículo, se repasan las reglas básicas de este tipo de trabajo.</w:t>
            </w:r>
          </w:p>
          <w:p w:rsidR="00000000" w:rsidDel="00000000" w:rsidP="00000000" w:rsidRDefault="00000000" w:rsidRPr="00000000" w14:paraId="0000022D">
            <w:pPr>
              <w:jc w:val="both"/>
              <w:rPr/>
            </w:pPr>
            <w:r w:rsidDel="00000000" w:rsidR="00000000" w:rsidRPr="00000000">
              <w:rPr>
                <w:rtl w:val="0"/>
              </w:rPr>
              <w:t xml:space="preserve">Las principales normas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F">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Es obligatorio el uso de zapatos dieléctricos. Estos zapatos aíslan del suelo, también deben ir acompañados del uso de guantes aislantes y gafas que protejan en caso de chispas. </w:t>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3">
            <w:pPr>
              <w:widowControl w:val="0"/>
              <w:jc w:val="both"/>
              <w:rPr/>
            </w:pPr>
            <w:sdt>
              <w:sdtPr>
                <w:tag w:val="goog_rdk_30"/>
              </w:sdtPr>
              <w:sdtContent>
                <w:commentRangeStart w:id="30"/>
              </w:sdtContent>
            </w:sdt>
            <w:r w:rsidDel="00000000" w:rsidR="00000000" w:rsidRPr="00000000">
              <w:rPr/>
              <w:drawing>
                <wp:inline distB="0" distT="0" distL="0" distR="0">
                  <wp:extent cx="1838540" cy="1486074"/>
                  <wp:effectExtent b="0" l="0" r="0" t="0"/>
                  <wp:docPr descr="Señal de seguridad de energía eléctrica etiqueta de ..." id="318"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38540" cy="1486074"/>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34">
            <w:pPr>
              <w:widowControl w:val="0"/>
              <w:jc w:val="both"/>
              <w:rPr/>
            </w:pPr>
            <w:r w:rsidDel="00000000" w:rsidR="00000000" w:rsidRPr="00000000">
              <w:rPr>
                <w:rtl w:val="0"/>
              </w:rPr>
              <w:t xml:space="preserve">Imagen: 228116_i27.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No usar ni recoger objetos metálicos cuando trabaje con electricidad. Las cadenas, los relojes o los anillos pueden causar un cortocircuito o dibujar un arco. El metal es un excelente conductor de electricidad, por lo que tocarlo provocará una descarga muy peligrosa.</w:t>
            </w:r>
          </w:p>
          <w:p w:rsidR="00000000" w:rsidDel="00000000" w:rsidP="00000000" w:rsidRDefault="00000000" w:rsidRPr="00000000" w14:paraId="00000236">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9">
            <w:pPr>
              <w:widowControl w:val="0"/>
              <w:jc w:val="both"/>
              <w:rPr/>
            </w:pPr>
            <w:sdt>
              <w:sdtPr>
                <w:tag w:val="goog_rdk_31"/>
              </w:sdtPr>
              <w:sdtContent>
                <w:commentRangeStart w:id="31"/>
              </w:sdtContent>
            </w:sdt>
            <w:r w:rsidDel="00000000" w:rsidR="00000000" w:rsidRPr="00000000">
              <w:rPr/>
              <w:drawing>
                <wp:inline distB="0" distT="0" distL="0" distR="0">
                  <wp:extent cx="1867123" cy="1590865"/>
                  <wp:effectExtent b="0" l="0" r="0" t="0"/>
                  <wp:docPr descr="Señal de seguridad de energía eléctrica etiqueta de ..." id="319"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1"/>
            <w:r w:rsidDel="00000000" w:rsidR="00000000" w:rsidRPr="00000000">
              <w:commentReference w:id="31"/>
            </w:r>
            <w:r w:rsidDel="00000000" w:rsidR="00000000" w:rsidRPr="00000000">
              <w:rPr>
                <w:rtl w:val="0"/>
              </w:rPr>
              <w:t xml:space="preserve"> </w:t>
            </w:r>
          </w:p>
          <w:p w:rsidR="00000000" w:rsidDel="00000000" w:rsidP="00000000" w:rsidRDefault="00000000" w:rsidRPr="00000000" w14:paraId="0000023A">
            <w:pPr>
              <w:widowControl w:val="0"/>
              <w:jc w:val="both"/>
              <w:rPr/>
            </w:pPr>
            <w:r w:rsidDel="00000000" w:rsidR="00000000" w:rsidRPr="00000000">
              <w:rPr>
                <w:rtl w:val="0"/>
              </w:rPr>
              <w:t xml:space="preserve">Imagen: 228116_i28.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B">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Usar ropa ajustada para evitar contacto y caídas. </w:t>
            </w:r>
          </w:p>
          <w:p w:rsidR="00000000" w:rsidDel="00000000" w:rsidP="00000000" w:rsidRDefault="00000000" w:rsidRPr="00000000" w14:paraId="0000023C">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3F">
            <w:pPr>
              <w:widowControl w:val="0"/>
              <w:jc w:val="both"/>
              <w:rPr/>
            </w:pPr>
            <w:sdt>
              <w:sdtPr>
                <w:tag w:val="goog_rdk_32"/>
              </w:sdtPr>
              <w:sdtContent>
                <w:commentRangeStart w:id="32"/>
              </w:sdtContent>
            </w:sdt>
            <w:r w:rsidDel="00000000" w:rsidR="00000000" w:rsidRPr="00000000">
              <w:rPr/>
              <w:drawing>
                <wp:inline distB="0" distT="0" distL="0" distR="0">
                  <wp:extent cx="1867123" cy="1590865"/>
                  <wp:effectExtent b="0" l="0" r="0" t="0"/>
                  <wp:docPr descr="Señal de seguridad de energía eléctrica etiqueta de ..." id="320"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240">
            <w:pPr>
              <w:widowControl w:val="0"/>
              <w:jc w:val="both"/>
              <w:rPr/>
            </w:pPr>
            <w:r w:rsidDel="00000000" w:rsidR="00000000" w:rsidRPr="00000000">
              <w:rPr>
                <w:rtl w:val="0"/>
              </w:rPr>
              <w:t xml:space="preserve">Imagen: 228116_i29.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1">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Funciona mejor sin fuente de alimentación. La mayoría de los dispositivos están distribuidos para controlar el flujo de energía con un interruptor. Si es necesario, detenga el flujo general. </w:t>
            </w:r>
          </w:p>
          <w:p w:rsidR="00000000" w:rsidDel="00000000" w:rsidP="00000000" w:rsidRDefault="00000000" w:rsidRPr="00000000" w14:paraId="00000242">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45">
            <w:pPr>
              <w:widowControl w:val="0"/>
              <w:jc w:val="both"/>
              <w:rPr/>
            </w:pPr>
            <w:sdt>
              <w:sdtPr>
                <w:tag w:val="goog_rdk_33"/>
              </w:sdtPr>
              <w:sdtContent>
                <w:commentRangeStart w:id="33"/>
              </w:sdtContent>
            </w:sdt>
            <w:r w:rsidDel="00000000" w:rsidR="00000000" w:rsidRPr="00000000">
              <w:rPr/>
              <w:drawing>
                <wp:inline distB="0" distT="0" distL="0" distR="0">
                  <wp:extent cx="1867123" cy="1590865"/>
                  <wp:effectExtent b="0" l="0" r="0" t="0"/>
                  <wp:docPr descr="Señal de seguridad de energía eléctrica etiqueta de ..." id="321"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246">
            <w:pPr>
              <w:widowControl w:val="0"/>
              <w:jc w:val="both"/>
              <w:rPr/>
            </w:pPr>
            <w:r w:rsidDel="00000000" w:rsidR="00000000" w:rsidRPr="00000000">
              <w:rPr>
                <w:rtl w:val="0"/>
              </w:rPr>
              <w:t xml:space="preserve">Imagen: 228116_i30.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Calcular la potencia antes de arrancar. Utilice un comprobador de corriente fiable y seguro. </w:t>
            </w:r>
          </w:p>
          <w:p w:rsidR="00000000" w:rsidDel="00000000" w:rsidP="00000000" w:rsidRDefault="00000000" w:rsidRPr="00000000" w14:paraId="00000248">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4B">
            <w:pPr>
              <w:widowControl w:val="0"/>
              <w:jc w:val="both"/>
              <w:rPr/>
            </w:pPr>
            <w:sdt>
              <w:sdtPr>
                <w:tag w:val="goog_rdk_34"/>
              </w:sdtPr>
              <w:sdtContent>
                <w:commentRangeStart w:id="34"/>
              </w:sdtContent>
            </w:sdt>
            <w:r w:rsidDel="00000000" w:rsidR="00000000" w:rsidRPr="00000000">
              <w:rPr/>
              <w:drawing>
                <wp:inline distB="0" distT="0" distL="0" distR="0">
                  <wp:extent cx="1867123" cy="1590865"/>
                  <wp:effectExtent b="0" l="0" r="0" t="0"/>
                  <wp:docPr descr="Señal de seguridad de energía eléctrica etiqueta de ..." id="302"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4"/>
            <w:r w:rsidDel="00000000" w:rsidR="00000000" w:rsidRPr="00000000">
              <w:commentReference w:id="34"/>
            </w:r>
            <w:r w:rsidDel="00000000" w:rsidR="00000000" w:rsidRPr="00000000">
              <w:rPr>
                <w:rtl w:val="0"/>
              </w:rPr>
              <w:t xml:space="preserve"> </w:t>
            </w:r>
          </w:p>
          <w:p w:rsidR="00000000" w:rsidDel="00000000" w:rsidP="00000000" w:rsidRDefault="00000000" w:rsidRPr="00000000" w14:paraId="0000024C">
            <w:pPr>
              <w:widowControl w:val="0"/>
              <w:jc w:val="both"/>
              <w:rPr/>
            </w:pPr>
            <w:r w:rsidDel="00000000" w:rsidR="00000000" w:rsidRPr="00000000">
              <w:rPr>
                <w:rtl w:val="0"/>
              </w:rPr>
              <w:t xml:space="preserve">Imagen: 228116_i31.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D">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No trabajar con electricidad en lugares húmedos o cerca de líquidos.</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0">
            <w:pPr>
              <w:widowControl w:val="0"/>
              <w:jc w:val="both"/>
              <w:rPr/>
            </w:pPr>
            <w:sdt>
              <w:sdtPr>
                <w:tag w:val="goog_rdk_35"/>
              </w:sdtPr>
              <w:sdtContent>
                <w:commentRangeStart w:id="35"/>
              </w:sdtContent>
            </w:sdt>
            <w:r w:rsidDel="00000000" w:rsidR="00000000" w:rsidRPr="00000000">
              <w:rPr/>
              <w:drawing>
                <wp:inline distB="0" distT="0" distL="0" distR="0">
                  <wp:extent cx="1867123" cy="1590865"/>
                  <wp:effectExtent b="0" l="0" r="0" t="0"/>
                  <wp:docPr descr="Señal de seguridad de energía eléctrica etiqueta de ..." id="303"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5"/>
            <w:r w:rsidDel="00000000" w:rsidR="00000000" w:rsidRPr="00000000">
              <w:commentReference w:id="35"/>
            </w:r>
            <w:r w:rsidDel="00000000" w:rsidR="00000000" w:rsidRPr="00000000">
              <w:rPr>
                <w:rtl w:val="0"/>
              </w:rPr>
              <w:t xml:space="preserve"> </w:t>
            </w:r>
          </w:p>
          <w:p w:rsidR="00000000" w:rsidDel="00000000" w:rsidP="00000000" w:rsidRDefault="00000000" w:rsidRPr="00000000" w14:paraId="00000251">
            <w:pPr>
              <w:widowControl w:val="0"/>
              <w:jc w:val="both"/>
              <w:rPr/>
            </w:pPr>
            <w:r w:rsidDel="00000000" w:rsidR="00000000" w:rsidRPr="00000000">
              <w:rPr>
                <w:rtl w:val="0"/>
              </w:rPr>
              <w:t xml:space="preserve">Imagen: 228116_i32.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2">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Analizar el circuito y las conexiones. Antes de comenzar a trabajar, estudie la composición y las características del esquema. Esto le permite evaluar los riesgos y adaptar los estándares de seguridad al tipo de circuito con el que está trabajando. </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5">
            <w:pPr>
              <w:widowControl w:val="0"/>
              <w:jc w:val="both"/>
              <w:rPr/>
            </w:pPr>
            <w:sdt>
              <w:sdtPr>
                <w:tag w:val="goog_rdk_36"/>
              </w:sdtPr>
              <w:sdtContent>
                <w:commentRangeStart w:id="36"/>
              </w:sdtContent>
            </w:sdt>
            <w:r w:rsidDel="00000000" w:rsidR="00000000" w:rsidRPr="00000000">
              <w:rPr/>
              <w:drawing>
                <wp:inline distB="0" distT="0" distL="0" distR="0">
                  <wp:extent cx="1867123" cy="1590865"/>
                  <wp:effectExtent b="0" l="0" r="0" t="0"/>
                  <wp:docPr descr="Señal de seguridad de energía eléctrica etiqueta de ..." id="304"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6"/>
            <w:r w:rsidDel="00000000" w:rsidR="00000000" w:rsidRPr="00000000">
              <w:commentReference w:id="36"/>
            </w:r>
            <w:r w:rsidDel="00000000" w:rsidR="00000000" w:rsidRPr="00000000">
              <w:rPr>
                <w:rtl w:val="0"/>
              </w:rPr>
              <w:t xml:space="preserve"> </w:t>
            </w:r>
          </w:p>
          <w:p w:rsidR="00000000" w:rsidDel="00000000" w:rsidP="00000000" w:rsidRDefault="00000000" w:rsidRPr="00000000" w14:paraId="00000256">
            <w:pPr>
              <w:widowControl w:val="0"/>
              <w:jc w:val="both"/>
              <w:rPr/>
            </w:pPr>
            <w:r w:rsidDel="00000000" w:rsidR="00000000" w:rsidRPr="00000000">
              <w:rPr>
                <w:rtl w:val="0"/>
              </w:rPr>
              <w:t xml:space="preserve">Imagen: 228116_i33.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7">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Trabajar con una sola mano si es posible. La razón es muy sencilla: durante una descarga, la electricidad entra por una mano, sale por la otra y pasa por el corazón. </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A">
            <w:pPr>
              <w:widowControl w:val="0"/>
              <w:jc w:val="both"/>
              <w:rPr/>
            </w:pPr>
            <w:r w:rsidDel="00000000" w:rsidR="00000000" w:rsidRPr="00000000">
              <w:rPr>
                <w:rtl w:val="0"/>
              </w:rPr>
              <w:t xml:space="preserve">     </w:t>
            </w:r>
            <w:sdt>
              <w:sdtPr>
                <w:tag w:val="goog_rdk_37"/>
              </w:sdtPr>
              <w:sdtContent>
                <w:commentRangeStart w:id="37"/>
              </w:sdtContent>
            </w:sdt>
            <w:r w:rsidDel="00000000" w:rsidR="00000000" w:rsidRPr="00000000">
              <w:rPr/>
              <w:drawing>
                <wp:inline distB="0" distT="0" distL="0" distR="0">
                  <wp:extent cx="1867123" cy="1590865"/>
                  <wp:effectExtent b="0" l="0" r="0" t="0"/>
                  <wp:docPr descr="Señal de seguridad de energía eléctrica etiqueta de ..." id="305"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7"/>
            <w:r w:rsidDel="00000000" w:rsidR="00000000" w:rsidRPr="00000000">
              <w:commentReference w:id="37"/>
            </w:r>
            <w:r w:rsidDel="00000000" w:rsidR="00000000" w:rsidRPr="00000000">
              <w:rPr>
                <w:rtl w:val="0"/>
              </w:rPr>
              <w:t xml:space="preserve"> </w:t>
            </w:r>
          </w:p>
          <w:p w:rsidR="00000000" w:rsidDel="00000000" w:rsidP="00000000" w:rsidRDefault="00000000" w:rsidRPr="00000000" w14:paraId="0000025B">
            <w:pPr>
              <w:widowControl w:val="0"/>
              <w:jc w:val="both"/>
              <w:rPr/>
            </w:pPr>
            <w:r w:rsidDel="00000000" w:rsidR="00000000" w:rsidRPr="00000000">
              <w:rPr>
                <w:rtl w:val="0"/>
              </w:rPr>
              <w:t xml:space="preserve">Imagen: 228116_i34.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Al instalar dispositivos eléctricos, se debe dejar espacio para la libertad de trabajar sin problemas en el futuro. Todas las partes del circuito deben ser accesibles en todo momento.</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5F">
            <w:pPr>
              <w:widowControl w:val="0"/>
              <w:jc w:val="both"/>
              <w:rPr/>
            </w:pPr>
            <w:sdt>
              <w:sdtPr>
                <w:tag w:val="goog_rdk_38"/>
              </w:sdtPr>
              <w:sdtContent>
                <w:commentRangeStart w:id="38"/>
              </w:sdtContent>
            </w:sdt>
            <w:r w:rsidDel="00000000" w:rsidR="00000000" w:rsidRPr="00000000">
              <w:rPr/>
              <w:drawing>
                <wp:inline distB="0" distT="0" distL="0" distR="0">
                  <wp:extent cx="1867123" cy="1590865"/>
                  <wp:effectExtent b="0" l="0" r="0" t="0"/>
                  <wp:docPr descr="Señal de seguridad de energía eléctrica etiqueta de ..." id="306"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8"/>
            <w:r w:rsidDel="00000000" w:rsidR="00000000" w:rsidRPr="00000000">
              <w:commentReference w:id="38"/>
            </w:r>
            <w:r w:rsidDel="00000000" w:rsidR="00000000" w:rsidRPr="00000000">
              <w:rPr>
                <w:rtl w:val="0"/>
              </w:rPr>
              <w:t xml:space="preserve"> </w:t>
            </w:r>
          </w:p>
          <w:p w:rsidR="00000000" w:rsidDel="00000000" w:rsidP="00000000" w:rsidRDefault="00000000" w:rsidRPr="00000000" w14:paraId="00000260">
            <w:pPr>
              <w:widowControl w:val="0"/>
              <w:jc w:val="both"/>
              <w:rPr/>
            </w:pPr>
            <w:r w:rsidDel="00000000" w:rsidR="00000000" w:rsidRPr="00000000">
              <w:rPr>
                <w:rtl w:val="0"/>
              </w:rPr>
              <w:t xml:space="preserve">Imagen: 228116_i35.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Las impresoras deben estar bien protegidas para que elementos externos no entren en esta zona.</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Ícono relacionado con seguridad eléctrica </w:t>
            </w:r>
          </w:p>
          <w:p w:rsidR="00000000" w:rsidDel="00000000" w:rsidP="00000000" w:rsidRDefault="00000000" w:rsidRPr="00000000" w14:paraId="00000264">
            <w:pPr>
              <w:widowControl w:val="0"/>
              <w:jc w:val="both"/>
              <w:rPr/>
            </w:pPr>
            <w:r w:rsidDel="00000000" w:rsidR="00000000" w:rsidRPr="00000000">
              <w:rPr>
                <w:rtl w:val="0"/>
              </w:rPr>
              <w:t xml:space="preserve">     </w:t>
            </w:r>
            <w:sdt>
              <w:sdtPr>
                <w:tag w:val="goog_rdk_39"/>
              </w:sdtPr>
              <w:sdtContent>
                <w:commentRangeStart w:id="39"/>
              </w:sdtContent>
            </w:sdt>
            <w:r w:rsidDel="00000000" w:rsidR="00000000" w:rsidRPr="00000000">
              <w:rPr/>
              <w:drawing>
                <wp:inline distB="0" distT="0" distL="0" distR="0">
                  <wp:extent cx="1867123" cy="1590865"/>
                  <wp:effectExtent b="0" l="0" r="0" t="0"/>
                  <wp:docPr descr="Señal de seguridad de energía eléctrica etiqueta de ..." id="307"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39"/>
            <w:r w:rsidDel="00000000" w:rsidR="00000000" w:rsidRPr="00000000">
              <w:commentReference w:id="39"/>
            </w:r>
            <w:r w:rsidDel="00000000" w:rsidR="00000000" w:rsidRPr="00000000">
              <w:rPr>
                <w:rtl w:val="0"/>
              </w:rPr>
              <w:t xml:space="preserve"> </w:t>
            </w:r>
          </w:p>
          <w:p w:rsidR="00000000" w:rsidDel="00000000" w:rsidP="00000000" w:rsidRDefault="00000000" w:rsidRPr="00000000" w14:paraId="00000265">
            <w:pPr>
              <w:jc w:val="both"/>
              <w:rPr/>
            </w:pPr>
            <w:r w:rsidDel="00000000" w:rsidR="00000000" w:rsidRPr="00000000">
              <w:rPr>
                <w:rtl w:val="0"/>
              </w:rPr>
              <w:t xml:space="preserve">Imagen: 228116_i36.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6">
            <w:pPr>
              <w:numPr>
                <w:ilvl w:val="0"/>
                <w:numId w:val="1"/>
              </w:numPr>
              <w:pBdr>
                <w:top w:space="0" w:sz="0" w:val="nil"/>
                <w:left w:space="0" w:sz="0" w:val="nil"/>
                <w:bottom w:space="0" w:sz="0" w:val="nil"/>
                <w:right w:space="0" w:sz="0" w:val="nil"/>
                <w:between w:space="0" w:sz="0" w:val="nil"/>
              </w:pBdr>
              <w:ind w:left="0" w:firstLine="0"/>
              <w:jc w:val="both"/>
              <w:rPr>
                <w:color w:val="ff0000"/>
              </w:rPr>
            </w:pPr>
            <w:sdt>
              <w:sdtPr>
                <w:tag w:val="goog_rdk_41"/>
              </w:sdtPr>
              <w:sdtContent>
                <w:del w:author="Manuela Herrera" w:id="0" w:date="2023-02-10T18:01:00Z"/>
                <w:sdt>
                  <w:sdtPr>
                    <w:tag w:val="goog_rdk_42"/>
                  </w:sdtPr>
                  <w:sdtContent>
                    <w:commentRangeStart w:id="40"/>
                  </w:sdtContent>
                </w:sdt>
                <w:del w:author="Manuela Herrera" w:id="0" w:date="2023-02-10T18:01:00Z">
                  <w:r w:rsidDel="00000000" w:rsidR="00000000" w:rsidRPr="00000000">
                    <w:rPr>
                      <w:color w:val="ff0000"/>
                      <w:rtl w:val="0"/>
                    </w:rPr>
                    <w:delText xml:space="preserve">Usa tus herramientas con responsabilidad. Afortunadamente, hoy en día hay todo tipo de herramientas disponibles, pero a veces se usan para fines que no fueron diseñadas. Trabaje con un conjunto completo de herramientas y no corra riesgos.</w:delText>
                  </w:r>
                </w:del>
              </w:sdtContent>
            </w:sdt>
            <w:r w:rsidDel="00000000" w:rsidR="00000000" w:rsidRPr="00000000">
              <w:rPr>
                <w:rtl w:val="0"/>
              </w:rPr>
            </w:r>
          </w:p>
        </w:tc>
        <w:tc>
          <w:tcPr>
            <w:shd w:fill="auto" w:val="clear"/>
            <w:tcMar>
              <w:top w:w="100.0" w:type="dxa"/>
              <w:left w:w="100.0" w:type="dxa"/>
              <w:bottom w:w="100.0" w:type="dxa"/>
              <w:right w:w="100.0" w:type="dxa"/>
            </w:tcMar>
          </w:tcPr>
          <w:sdt>
            <w:sdtPr>
              <w:tag w:val="goog_rdk_46"/>
            </w:sdtPr>
            <w:sdtContent>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jc w:val="both"/>
                  <w:rPr>
                    <w:del w:author="Manuela Herrera" w:id="1" w:date="2023-02-10T18:01:00Z"/>
                    <w:color w:val="ff0000"/>
                    <w:rPrChange w:author="Manuela Herrera" w:id="2" w:date="2023-02-10T18:01:00Z">
                      <w:rPr/>
                    </w:rPrChange>
                  </w:rPr>
                </w:pPr>
                <w:sdt>
                  <w:sdtPr>
                    <w:tag w:val="goog_rdk_44"/>
                  </w:sdtPr>
                  <w:sdtContent>
                    <w:del w:author="Manuela Herrera" w:id="1" w:date="2023-02-10T18:01:00Z"/>
                    <w:sdt>
                      <w:sdtPr>
                        <w:tag w:val="goog_rdk_45"/>
                      </w:sdtPr>
                      <w:sdtContent>
                        <w:del w:author="Manuela Herrera" w:id="1" w:date="2023-02-10T18:01:00Z">
                          <w:r w:rsidDel="00000000" w:rsidR="00000000" w:rsidRPr="00000000">
                            <w:rPr>
                              <w:color w:val="ff0000"/>
                              <w:rtl w:val="0"/>
                              <w:rPrChange w:author="Manuela Herrera" w:id="2" w:date="2023-02-10T18:01:00Z">
                                <w:rPr/>
                              </w:rPrChange>
                            </w:rPr>
                            <w:delText xml:space="preserve">Ícono relacionado con seguridad eléctrica </w:delText>
                          </w:r>
                        </w:del>
                      </w:sdtContent>
                    </w:sdt>
                    <w:del w:author="Manuela Herrera" w:id="1" w:date="2023-02-10T18:01:00Z"/>
                  </w:sdtContent>
                </w:sdt>
              </w:p>
            </w:sdtContent>
          </w:sdt>
          <w:sdt>
            <w:sdtPr>
              <w:tag w:val="goog_rdk_49"/>
            </w:sdtPr>
            <w:sdtContent>
              <w:p w:rsidR="00000000" w:rsidDel="00000000" w:rsidP="00000000" w:rsidRDefault="00000000" w:rsidRPr="00000000" w14:paraId="00000269">
                <w:pPr>
                  <w:widowControl w:val="0"/>
                  <w:jc w:val="both"/>
                  <w:rPr>
                    <w:color w:val="ff0000"/>
                    <w:rPrChange w:author="Manuela Herrera" w:id="2" w:date="2023-02-10T18:01:00Z">
                      <w:rPr/>
                    </w:rPrChange>
                  </w:rPr>
                </w:pPr>
                <w:sdt>
                  <w:sdtPr>
                    <w:tag w:val="goog_rdk_47"/>
                  </w:sdtPr>
                  <w:sdtContent>
                    <w:commentRangeStart w:id="41"/>
                  </w:sdtContent>
                </w:sdt>
                <w:r w:rsidDel="00000000" w:rsidR="00000000" w:rsidRPr="00000000">
                  <w:rPr/>
                  <w:drawing>
                    <wp:inline distB="0" distT="0" distL="0" distR="0">
                      <wp:extent cx="1867123" cy="1590865"/>
                      <wp:effectExtent b="0" l="0" r="0" t="0"/>
                      <wp:docPr descr="Señal de seguridad de energía eléctrica etiqueta de ..." id="308" name="image4.jpg"/>
                      <a:graphic>
                        <a:graphicData uri="http://schemas.openxmlformats.org/drawingml/2006/picture">
                          <pic:pic>
                            <pic:nvPicPr>
                              <pic:cNvPr descr="Señal de seguridad de energía eléctrica etiqueta de ..." id="0" name="image4.jpg"/>
                              <pic:cNvPicPr preferRelativeResize="0"/>
                            </pic:nvPicPr>
                            <pic:blipFill>
                              <a:blip r:embed="rId36"/>
                              <a:srcRect b="0" l="0" r="0" t="0"/>
                              <a:stretch>
                                <a:fillRect/>
                              </a:stretch>
                            </pic:blipFill>
                            <pic:spPr>
                              <a:xfrm>
                                <a:off x="0" y="0"/>
                                <a:ext cx="1867123" cy="1590865"/>
                              </a:xfrm>
                              <a:prstGeom prst="rect"/>
                              <a:ln/>
                            </pic:spPr>
                          </pic:pic>
                        </a:graphicData>
                      </a:graphic>
                    </wp:inline>
                  </w:drawing>
                </w:r>
                <w:commentRangeEnd w:id="41"/>
                <w:r w:rsidDel="00000000" w:rsidR="00000000" w:rsidRPr="00000000">
                  <w:commentReference w:id="41"/>
                </w:r>
                <w:sdt>
                  <w:sdtPr>
                    <w:tag w:val="goog_rdk_48"/>
                  </w:sdtPr>
                  <w:sdtContent>
                    <w:r w:rsidDel="00000000" w:rsidR="00000000" w:rsidRPr="00000000">
                      <w:rPr>
                        <w:color w:val="ff0000"/>
                        <w:rtl w:val="0"/>
                        <w:rPrChange w:author="Manuela Herrera" w:id="2" w:date="2023-02-10T18:01:00Z">
                          <w:rPr/>
                        </w:rPrChange>
                      </w:rPr>
                      <w:t xml:space="preserve"> </w:t>
                    </w:r>
                  </w:sdtContent>
                </w:sdt>
              </w:p>
            </w:sdtContent>
          </w:sdt>
          <w:sdt>
            <w:sdtPr>
              <w:tag w:val="goog_rdk_52"/>
            </w:sdtPr>
            <w:sdtContent>
              <w:p w:rsidR="00000000" w:rsidDel="00000000" w:rsidP="00000000" w:rsidRDefault="00000000" w:rsidRPr="00000000" w14:paraId="0000026A">
                <w:pPr>
                  <w:jc w:val="both"/>
                  <w:rPr>
                    <w:color w:val="ff0000"/>
                    <w:rPrChange w:author="Manuela Herrera" w:id="2" w:date="2023-02-10T18:01:00Z">
                      <w:rPr/>
                    </w:rPrChange>
                  </w:rPr>
                </w:pPr>
                <w:sdt>
                  <w:sdtPr>
                    <w:tag w:val="goog_rdk_50"/>
                  </w:sdtPr>
                  <w:sdtContent>
                    <w:r w:rsidDel="00000000" w:rsidR="00000000" w:rsidRPr="00000000">
                      <w:rPr>
                        <w:color w:val="ff0000"/>
                        <w:rtl w:val="0"/>
                        <w:rPrChange w:author="Manuela Herrera" w:id="2" w:date="2023-02-10T18:01:00Z">
                          <w:rPr/>
                        </w:rPrChange>
                      </w:rPr>
                      <w:t xml:space="preserve">Imagen: 228116_i37.</w:t>
                    </w:r>
                  </w:sdtContent>
                </w:sdt>
                <w:commentRangeEnd w:id="40"/>
                <w:r w:rsidDel="00000000" w:rsidR="00000000" w:rsidRPr="00000000">
                  <w:commentReference w:id="40"/>
                </w:r>
                <w:sdt>
                  <w:sdtPr>
                    <w:tag w:val="goog_rdk_51"/>
                  </w:sdtPr>
                  <w:sdtContent>
                    <w:r w:rsidDel="00000000" w:rsidR="00000000" w:rsidRPr="00000000">
                      <w:rPr>
                        <w:rtl w:val="0"/>
                      </w:rPr>
                    </w:r>
                  </w:sdtContent>
                </w:sdt>
              </w:p>
            </w:sdtContent>
          </w:sdt>
        </w:tc>
      </w:tr>
    </w:tbl>
    <w:p w:rsidR="00000000" w:rsidDel="00000000" w:rsidP="00000000" w:rsidRDefault="00000000" w:rsidRPr="00000000" w14:paraId="0000026B">
      <w:pPr>
        <w:spacing w:line="240" w:lineRule="auto"/>
        <w:jc w:val="both"/>
        <w:rPr>
          <w:b w:val="1"/>
          <w:color w:val="000000"/>
        </w:rPr>
      </w:pPr>
      <w:r w:rsidDel="00000000" w:rsidR="00000000" w:rsidRPr="00000000">
        <w:rPr>
          <w:rtl w:val="0"/>
        </w:rPr>
      </w:r>
    </w:p>
    <w:tbl>
      <w:tblPr>
        <w:tblStyle w:val="Table2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jc w:val="both"/>
              <w:rPr>
                <w:color w:val="ff0000"/>
              </w:rPr>
            </w:pPr>
            <w:r w:rsidDel="00000000" w:rsidR="00000000" w:rsidRPr="00000000">
              <w:rPr>
                <w:color w:val="ff0000"/>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6D">
            <w:pPr>
              <w:pStyle w:val="Title"/>
              <w:spacing w:after="0" w:lineRule="auto"/>
              <w:jc w:val="center"/>
              <w:rPr>
                <w:color w:val="ff0000"/>
                <w:sz w:val="22"/>
                <w:szCs w:val="22"/>
              </w:rPr>
            </w:pPr>
            <w:r w:rsidDel="00000000" w:rsidR="00000000" w:rsidRPr="00000000">
              <w:rPr>
                <w:color w:val="ff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ff0000"/>
              </w:rPr>
            </w:pPr>
            <w:r w:rsidDel="00000000" w:rsidR="00000000" w:rsidRPr="00000000">
              <w:rPr>
                <w:color w:val="ff0000"/>
                <w:rtl w:val="0"/>
              </w:rPr>
              <w:t xml:space="preserve">Usa tus herramientas con responsabilidad. Afortunadamente, hoy en día hay todo tipo de herramientas disponibles, pero a veces se usan para fines que no fueron diseñadas. Trabaje con un conjunto completo de herramientas y no corra riesgos.</w:t>
            </w:r>
          </w:p>
        </w:tc>
      </w:tr>
    </w:tbl>
    <w:p w:rsidR="00000000" w:rsidDel="00000000" w:rsidP="00000000" w:rsidRDefault="00000000" w:rsidRPr="00000000" w14:paraId="00000270">
      <w:pPr>
        <w:spacing w:line="240" w:lineRule="auto"/>
        <w:jc w:val="both"/>
        <w:rPr>
          <w:b w:val="1"/>
          <w:color w:val="000000"/>
        </w:rPr>
      </w:pPr>
      <w:r w:rsidDel="00000000" w:rsidR="00000000" w:rsidRPr="00000000">
        <w:rPr>
          <w:rtl w:val="0"/>
        </w:rPr>
      </w:r>
    </w:p>
    <w:p w:rsidR="00000000" w:rsidDel="00000000" w:rsidP="00000000" w:rsidRDefault="00000000" w:rsidRPr="00000000" w14:paraId="00000271">
      <w:pPr>
        <w:spacing w:line="240" w:lineRule="auto"/>
        <w:jc w:val="both"/>
        <w:rPr>
          <w:b w:val="1"/>
          <w:color w:val="000000"/>
        </w:rPr>
      </w:pPr>
      <w:r w:rsidDel="00000000" w:rsidR="00000000" w:rsidRPr="00000000">
        <w:rPr>
          <w:rtl w:val="0"/>
        </w:rPr>
      </w:r>
    </w:p>
    <w:p w:rsidR="00000000" w:rsidDel="00000000" w:rsidP="00000000" w:rsidRDefault="00000000" w:rsidRPr="00000000" w14:paraId="00000272">
      <w:pPr>
        <w:numPr>
          <w:ilvl w:val="1"/>
          <w:numId w:val="6"/>
        </w:numPr>
        <w:pBdr>
          <w:top w:space="0" w:sz="0" w:val="nil"/>
          <w:left w:space="0" w:sz="0" w:val="nil"/>
          <w:bottom w:space="0" w:sz="0" w:val="nil"/>
          <w:right w:space="0" w:sz="0" w:val="nil"/>
          <w:between w:space="0" w:sz="0" w:val="nil"/>
        </w:pBdr>
        <w:spacing w:line="240" w:lineRule="auto"/>
        <w:ind w:left="644" w:hanging="360"/>
        <w:jc w:val="both"/>
        <w:rPr/>
      </w:pPr>
      <w:r w:rsidDel="00000000" w:rsidR="00000000" w:rsidRPr="00000000">
        <w:rPr>
          <w:color w:val="ff0000"/>
          <w:rtl w:val="0"/>
        </w:rPr>
        <w:t xml:space="preserve">Tipo de cableado eléctrico.</w:t>
      </w:r>
    </w:p>
    <w:p w:rsidR="00000000" w:rsidDel="00000000" w:rsidP="00000000" w:rsidRDefault="00000000" w:rsidRPr="00000000" w14:paraId="00000273">
      <w:pPr>
        <w:spacing w:line="240" w:lineRule="auto"/>
        <w:jc w:val="both"/>
        <w:rPr>
          <w:b w:val="1"/>
          <w:color w:val="000000"/>
        </w:rPr>
      </w:pPr>
      <w:r w:rsidDel="00000000" w:rsidR="00000000" w:rsidRPr="00000000">
        <w:rPr>
          <w:rtl w:val="0"/>
        </w:rPr>
      </w:r>
    </w:p>
    <w:tbl>
      <w:tblPr>
        <w:tblStyle w:val="Table2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75">
            <w:pPr>
              <w:pStyle w:val="Title"/>
              <w:spacing w:after="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6">
            <w:pPr>
              <w:jc w:val="both"/>
              <w:rPr>
                <w:color w:val="ff0000"/>
              </w:rPr>
            </w:pPr>
            <w:r w:rsidDel="00000000" w:rsidR="00000000" w:rsidRPr="00000000">
              <w:rPr>
                <w:color w:val="ff0000"/>
                <w:rtl w:val="0"/>
              </w:rPr>
              <w:t xml:space="preserve">Existen muchos tipos de cables eléctricos a la venta, a continuación, se muestran los tipos principales y más comunes:</w:t>
            </w:r>
          </w:p>
          <w:p w:rsidR="00000000" w:rsidDel="00000000" w:rsidP="00000000" w:rsidRDefault="00000000" w:rsidRPr="00000000" w14:paraId="00000277">
            <w:pPr>
              <w:jc w:val="both"/>
              <w:rPr>
                <w:color w:val="000000"/>
              </w:rPr>
            </w:pPr>
            <w:r w:rsidDel="00000000" w:rsidR="00000000" w:rsidRPr="00000000">
              <w:rPr>
                <w:rtl w:val="0"/>
              </w:rPr>
            </w:r>
          </w:p>
          <w:p w:rsidR="00000000" w:rsidDel="00000000" w:rsidP="00000000" w:rsidRDefault="00000000" w:rsidRPr="00000000" w14:paraId="00000278">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Unipolares: formados por un hilo conductor.</w:t>
            </w:r>
          </w:p>
          <w:p w:rsidR="00000000" w:rsidDel="00000000" w:rsidP="00000000" w:rsidRDefault="00000000" w:rsidRPr="00000000" w14:paraId="00000279">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Multipolares: formados por más de un hilo.</w:t>
            </w:r>
          </w:p>
          <w:p w:rsidR="00000000" w:rsidDel="00000000" w:rsidP="00000000" w:rsidRDefault="00000000" w:rsidRPr="00000000" w14:paraId="0000027A">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Mangueras: formado por dos o tres conductores rodeados de protección.</w:t>
            </w:r>
          </w:p>
          <w:p w:rsidR="00000000" w:rsidDel="00000000" w:rsidP="00000000" w:rsidRDefault="00000000" w:rsidRPr="00000000" w14:paraId="0000027B">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Rígidos: difíciles de deformar.</w:t>
            </w:r>
          </w:p>
          <w:p w:rsidR="00000000" w:rsidDel="00000000" w:rsidP="00000000" w:rsidRDefault="00000000" w:rsidRPr="00000000" w14:paraId="0000027C">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Flexibles: fáciles de deformar.</w:t>
            </w:r>
          </w:p>
          <w:p w:rsidR="00000000" w:rsidDel="00000000" w:rsidP="00000000" w:rsidRDefault="00000000" w:rsidRPr="00000000" w14:paraId="0000027D">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Planos: de forma plana.</w:t>
            </w:r>
          </w:p>
          <w:p w:rsidR="00000000" w:rsidDel="00000000" w:rsidP="00000000" w:rsidRDefault="00000000" w:rsidRPr="00000000" w14:paraId="0000027E">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Redondos: de forma redonda.</w:t>
            </w:r>
          </w:p>
          <w:p w:rsidR="00000000" w:rsidDel="00000000" w:rsidP="00000000" w:rsidRDefault="00000000" w:rsidRPr="00000000" w14:paraId="0000027F">
            <w:pPr>
              <w:numPr>
                <w:ilvl w:val="0"/>
                <w:numId w:val="3"/>
              </w:num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color w:val="000000"/>
                <w:rtl w:val="0"/>
              </w:rPr>
              <w:t xml:space="preserve">Coaxial: tiene un núcleo chapado en cobre, rodeado por un aislante dieléctrico.</w:t>
            </w:r>
          </w:p>
        </w:tc>
      </w:tr>
    </w:tbl>
    <w:p w:rsidR="00000000" w:rsidDel="00000000" w:rsidP="00000000" w:rsidRDefault="00000000" w:rsidRPr="00000000" w14:paraId="00000281">
      <w:pPr>
        <w:spacing w:line="240" w:lineRule="auto"/>
        <w:jc w:val="both"/>
        <w:rPr>
          <w:b w:val="1"/>
          <w:color w:val="000000"/>
        </w:rPr>
      </w:pPr>
      <w:r w:rsidDel="00000000" w:rsidR="00000000" w:rsidRPr="00000000">
        <w:rPr>
          <w:rtl w:val="0"/>
        </w:rPr>
      </w:r>
    </w:p>
    <w:tbl>
      <w:tblPr>
        <w:tblStyle w:val="Table2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2"/>
        <w:gridCol w:w="10182"/>
        <w:tblGridChange w:id="0">
          <w:tblGrid>
            <w:gridCol w:w="4472"/>
            <w:gridCol w:w="10182"/>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jc w:val="both"/>
              <w:rPr/>
            </w:pPr>
            <w:bookmarkStart w:colFirst="0" w:colLast="0" w:name="_heading=h.1ksv4uv" w:id="17"/>
            <w:bookmarkEnd w:id="17"/>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83">
            <w:pPr>
              <w:pStyle w:val="Title"/>
              <w:widowControl w:val="0"/>
              <w:spacing w:after="0" w:lineRule="auto"/>
              <w:jc w:val="center"/>
              <w:rPr>
                <w:sz w:val="22"/>
                <w:szCs w:val="22"/>
              </w:rPr>
            </w:pPr>
            <w:bookmarkStart w:colFirst="0" w:colLast="0" w:name="_heading=h.44sinio" w:id="18"/>
            <w:bookmarkEnd w:id="18"/>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jc w:val="both"/>
              <w:rPr>
                <w:highlight w:val="yellow"/>
              </w:rPr>
            </w:pPr>
            <w:r w:rsidDel="00000000" w:rsidR="00000000" w:rsidRPr="00000000">
              <w:rPr>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jc w:val="both"/>
              <w:rPr>
                <w:color w:val="ff0000"/>
              </w:rPr>
            </w:pPr>
            <w:r w:rsidDel="00000000" w:rsidR="00000000" w:rsidRPr="00000000">
              <w:rPr>
                <w:color w:val="ff0000"/>
                <w:rtl w:val="0"/>
              </w:rPr>
              <w:t xml:space="preserve">En el cableado eléctrico existe un escudo tejido de cobre que rodea la capa aislante, el cual está finalmente unido por una cubierta de plástico más exterior. A continuación, se muestran algunos tipos de tejido:</w:t>
            </w:r>
          </w:p>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5"/>
              <w:tblW w:w="10631.0" w:type="dxa"/>
              <w:jc w:val="left"/>
              <w:tblInd w:w="14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6"/>
              <w:gridCol w:w="5245"/>
              <w:tblGridChange w:id="0">
                <w:tblGrid>
                  <w:gridCol w:w="5386"/>
                  <w:gridCol w:w="5245"/>
                </w:tblGrid>
              </w:tblGridChange>
            </w:tblGrid>
            <w:tr>
              <w:trPr>
                <w:cantSplit w:val="0"/>
                <w:tblHeader w:val="0"/>
              </w:trPr>
              <w:tc>
                <w:tcPr/>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pPr>
                  <w:sdt>
                    <w:sdtPr>
                      <w:tag w:val="goog_rdk_53"/>
                    </w:sdtPr>
                    <w:sdtContent>
                      <w:commentRangeStart w:id="42"/>
                    </w:sdtContent>
                  </w:sdt>
                  <w:r w:rsidDel="00000000" w:rsidR="00000000" w:rsidRPr="00000000">
                    <w:rPr/>
                    <w:drawing>
                      <wp:inline distB="0" distT="0" distL="0" distR="0">
                        <wp:extent cx="1215639" cy="1215639"/>
                        <wp:effectExtent b="0" l="0" r="0" t="0"/>
                        <wp:docPr descr="Cable Eléctrico Trenzado Recubierto en tejido Efecto Seda Italia" id="309" name="image13.jpg"/>
                        <a:graphic>
                          <a:graphicData uri="http://schemas.openxmlformats.org/drawingml/2006/picture">
                            <pic:pic>
                              <pic:nvPicPr>
                                <pic:cNvPr descr="Cable Eléctrico Trenzado Recubierto en tejido Efecto Seda Italia" id="0" name="image13.jpg"/>
                                <pic:cNvPicPr preferRelativeResize="0"/>
                              </pic:nvPicPr>
                              <pic:blipFill>
                                <a:blip r:embed="rId37"/>
                                <a:srcRect b="0" l="0" r="0" t="0"/>
                                <a:stretch>
                                  <a:fillRect/>
                                </a:stretch>
                              </pic:blipFill>
                              <pic:spPr>
                                <a:xfrm>
                                  <a:off x="0" y="0"/>
                                  <a:ext cx="1215639" cy="1215639"/>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pPr>
                  <w:r w:rsidDel="00000000" w:rsidR="00000000" w:rsidRPr="00000000">
                    <w:rPr>
                      <w:rtl w:val="0"/>
                    </w:rPr>
                    <w:t xml:space="preserve">Trenzado: consiste en pares de alambres de cobre aislantes, los cuales están trenzados alrededor del otro.</w:t>
                  </w:r>
                </w:p>
              </w:tc>
              <w:tc>
                <w:tcPr/>
                <w:p w:rsidR="00000000" w:rsidDel="00000000" w:rsidP="00000000" w:rsidRDefault="00000000" w:rsidRPr="00000000" w14:paraId="0000028C">
                  <w:pPr>
                    <w:widowControl w:val="0"/>
                    <w:jc w:val="both"/>
                    <w:rPr/>
                  </w:pPr>
                  <w:r w:rsidDel="00000000" w:rsidR="00000000" w:rsidRPr="00000000">
                    <w:rPr>
                      <w:rtl w:val="0"/>
                    </w:rPr>
                  </w:r>
                </w:p>
                <w:p w:rsidR="00000000" w:rsidDel="00000000" w:rsidP="00000000" w:rsidRDefault="00000000" w:rsidRPr="00000000" w14:paraId="0000028D">
                  <w:pPr>
                    <w:widowControl w:val="0"/>
                    <w:jc w:val="both"/>
                    <w:rPr/>
                  </w:pPr>
                  <w:sdt>
                    <w:sdtPr>
                      <w:tag w:val="goog_rdk_54"/>
                    </w:sdtPr>
                    <w:sdtContent>
                      <w:commentRangeStart w:id="43"/>
                    </w:sdtContent>
                  </w:sdt>
                  <w:r w:rsidDel="00000000" w:rsidR="00000000" w:rsidRPr="00000000">
                    <w:rPr/>
                    <w:drawing>
                      <wp:inline distB="0" distT="0" distL="0" distR="0">
                        <wp:extent cx="1909921" cy="1181038"/>
                        <wp:effectExtent b="0" l="0" r="0" t="0"/>
                        <wp:docPr descr="Cordones tejidos aislantes" id="310" name="image8.jpg"/>
                        <a:graphic>
                          <a:graphicData uri="http://schemas.openxmlformats.org/drawingml/2006/picture">
                            <pic:pic>
                              <pic:nvPicPr>
                                <pic:cNvPr descr="Cordones tejidos aislantes" id="0" name="image8.jpg"/>
                                <pic:cNvPicPr preferRelativeResize="0"/>
                              </pic:nvPicPr>
                              <pic:blipFill>
                                <a:blip r:embed="rId38"/>
                                <a:srcRect b="0" l="0" r="0" t="0"/>
                                <a:stretch>
                                  <a:fillRect/>
                                </a:stretch>
                              </pic:blipFill>
                              <pic:spPr>
                                <a:xfrm>
                                  <a:off x="0" y="0"/>
                                  <a:ext cx="1909921" cy="118103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8E">
                  <w:pPr>
                    <w:widowControl w:val="0"/>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t xml:space="preserve">Aislante: con capa protectora.</w:t>
                  </w:r>
                </w:p>
                <w:p w:rsidR="00000000" w:rsidDel="00000000" w:rsidP="00000000" w:rsidRDefault="00000000" w:rsidRPr="00000000" w14:paraId="00000290">
                  <w:pPr>
                    <w:widowControl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pPr>
                  <w:sdt>
                    <w:sdtPr>
                      <w:tag w:val="goog_rdk_55"/>
                    </w:sdtPr>
                    <w:sdtContent>
                      <w:commentRangeStart w:id="44"/>
                    </w:sdtContent>
                  </w:sdt>
                  <w:r w:rsidDel="00000000" w:rsidR="00000000" w:rsidRPr="00000000">
                    <w:rPr/>
                    <w:drawing>
                      <wp:inline distB="0" distT="0" distL="0" distR="0">
                        <wp:extent cx="2014296" cy="1342864"/>
                        <wp:effectExtent b="0" l="0" r="0" t="0"/>
                        <wp:docPr descr="Fondo de bobinas de madera de cable eléctrico al aire libre | Foto Premium" id="311" name="image23.jpg"/>
                        <a:graphic>
                          <a:graphicData uri="http://schemas.openxmlformats.org/drawingml/2006/picture">
                            <pic:pic>
                              <pic:nvPicPr>
                                <pic:cNvPr descr="Fondo de bobinas de madera de cable eléctrico al aire libre | Foto Premium" id="0" name="image23.jpg"/>
                                <pic:cNvPicPr preferRelativeResize="0"/>
                              </pic:nvPicPr>
                              <pic:blipFill>
                                <a:blip r:embed="rId39"/>
                                <a:srcRect b="0" l="0" r="0" t="0"/>
                                <a:stretch>
                                  <a:fillRect/>
                                </a:stretch>
                              </pic:blipFill>
                              <pic:spPr>
                                <a:xfrm>
                                  <a:off x="0" y="0"/>
                                  <a:ext cx="2014296" cy="1342864"/>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pPr>
                  <w:r w:rsidDel="00000000" w:rsidR="00000000" w:rsidRPr="00000000">
                    <w:rPr>
                      <w:rtl w:val="0"/>
                    </w:rPr>
                    <w:t xml:space="preserve">Al aire: sin aislamiento.</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pPr>
                  <w:r w:rsidDel="00000000" w:rsidR="00000000" w:rsidRPr="00000000">
                    <w:rPr>
                      <w:rtl w:val="0"/>
                    </w:rPr>
                  </w:r>
                </w:p>
              </w:tc>
              <w:tc>
                <w:tcPr/>
                <w:p w:rsidR="00000000" w:rsidDel="00000000" w:rsidP="00000000" w:rsidRDefault="00000000" w:rsidRPr="00000000" w14:paraId="00000296">
                  <w:pPr>
                    <w:widowControl w:val="0"/>
                    <w:jc w:val="both"/>
                    <w:rPr/>
                  </w:pPr>
                  <w:sdt>
                    <w:sdtPr>
                      <w:tag w:val="goog_rdk_56"/>
                    </w:sdtPr>
                    <w:sdtContent>
                      <w:commentRangeStart w:id="45"/>
                    </w:sdtContent>
                  </w:sdt>
                  <w:r w:rsidDel="00000000" w:rsidR="00000000" w:rsidRPr="00000000">
                    <w:rPr/>
                    <w:drawing>
                      <wp:inline distB="0" distT="0" distL="0" distR="0">
                        <wp:extent cx="2099107" cy="1181994"/>
                        <wp:effectExtent b="0" l="0" r="0" t="0"/>
                        <wp:docPr id="29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099107" cy="1181994"/>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97">
                  <w:pPr>
                    <w:widowControl w:val="0"/>
                    <w:jc w:val="both"/>
                    <w:rPr/>
                  </w:pPr>
                  <w:r w:rsidDel="00000000" w:rsidR="00000000" w:rsidRPr="00000000">
                    <w:rPr>
                      <w:rtl w:val="0"/>
                    </w:rPr>
                    <w:t xml:space="preserve"> </w:t>
                  </w:r>
                </w:p>
                <w:p w:rsidR="00000000" w:rsidDel="00000000" w:rsidP="00000000" w:rsidRDefault="00000000" w:rsidRPr="00000000" w14:paraId="00000298">
                  <w:pPr>
                    <w:jc w:val="both"/>
                    <w:rPr/>
                  </w:pPr>
                  <w:r w:rsidDel="00000000" w:rsidR="00000000" w:rsidRPr="00000000">
                    <w:rPr>
                      <w:rtl w:val="0"/>
                    </w:rPr>
                    <w:t xml:space="preserve">Blindados: está hecho de uno o más alambres aislantes que están colectivamente adjuntos por una lámina de aluminio </w:t>
                  </w:r>
                  <w:r w:rsidDel="00000000" w:rsidR="00000000" w:rsidRPr="00000000">
                    <w:rPr>
                      <w:i w:val="1"/>
                      <w:rtl w:val="0"/>
                    </w:rPr>
                    <w:t xml:space="preserve">Mylar</w:t>
                  </w:r>
                  <w:r w:rsidDel="00000000" w:rsidR="00000000" w:rsidRPr="00000000">
                    <w:rPr>
                      <w:rtl w:val="0"/>
                    </w:rPr>
                    <w:t xml:space="preserve"> o tejido trenzado de blindaje.</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widowControl w:val="0"/>
                    <w:jc w:val="both"/>
                    <w:rPr/>
                  </w:pPr>
                  <w:r w:rsidDel="00000000" w:rsidR="00000000" w:rsidRPr="00000000">
                    <w:rPr>
                      <w:rtl w:val="0"/>
                    </w:rPr>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228116_i41.</w:t>
            </w:r>
          </w:p>
        </w:tc>
      </w:tr>
    </w:tbl>
    <w:p w:rsidR="00000000" w:rsidDel="00000000" w:rsidP="00000000" w:rsidRDefault="00000000" w:rsidRPr="00000000" w14:paraId="0000029F">
      <w:pPr>
        <w:spacing w:line="240" w:lineRule="auto"/>
        <w:jc w:val="both"/>
        <w:rPr>
          <w:b w:val="1"/>
          <w:color w:val="000000"/>
        </w:rPr>
      </w:pPr>
      <w:r w:rsidDel="00000000" w:rsidR="00000000" w:rsidRPr="00000000">
        <w:rPr>
          <w:rtl w:val="0"/>
        </w:rPr>
      </w:r>
    </w:p>
    <w:p w:rsidR="00000000" w:rsidDel="00000000" w:rsidP="00000000" w:rsidRDefault="00000000" w:rsidRPr="00000000" w14:paraId="000002A0">
      <w:pPr>
        <w:numPr>
          <w:ilvl w:val="1"/>
          <w:numId w:val="6"/>
        </w:numPr>
        <w:pBdr>
          <w:top w:space="0" w:sz="0" w:val="nil"/>
          <w:left w:space="0" w:sz="0" w:val="nil"/>
          <w:bottom w:space="0" w:sz="0" w:val="nil"/>
          <w:right w:space="0" w:sz="0" w:val="nil"/>
          <w:between w:space="0" w:sz="0" w:val="nil"/>
        </w:pBdr>
        <w:spacing w:line="240" w:lineRule="auto"/>
        <w:ind w:left="644" w:hanging="360"/>
        <w:jc w:val="both"/>
        <w:rPr/>
      </w:pPr>
      <w:r w:rsidDel="00000000" w:rsidR="00000000" w:rsidRPr="00000000">
        <w:rPr>
          <w:color w:val="ff0000"/>
          <w:rtl w:val="0"/>
        </w:rPr>
        <w:t xml:space="preserve">Funcionamiento de tableros eléctricos.</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40" w:lineRule="auto"/>
        <w:ind w:left="720" w:firstLine="0"/>
        <w:jc w:val="both"/>
        <w:rPr>
          <w:b w:val="1"/>
          <w:color w:val="000000"/>
        </w:rPr>
      </w:pPr>
      <w:r w:rsidDel="00000000" w:rsidR="00000000" w:rsidRPr="00000000">
        <w:rPr>
          <w:rtl w:val="0"/>
        </w:rPr>
      </w:r>
    </w:p>
    <w:tbl>
      <w:tblPr>
        <w:tblStyle w:val="Table26"/>
        <w:tblW w:w="145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96"/>
        <w:tblGridChange w:id="0">
          <w:tblGrid>
            <w:gridCol w:w="14596"/>
          </w:tblGrid>
        </w:tblGridChange>
      </w:tblGrid>
      <w:tr>
        <w:trPr>
          <w:cantSplit w:val="0"/>
          <w:trHeight w:val="444" w:hRule="atLeast"/>
          <w:tblHeader w:val="0"/>
        </w:trPr>
        <w:tc>
          <w:tcPr>
            <w:shd w:fill="d9d9d9" w:val="clear"/>
          </w:tcPr>
          <w:p w:rsidR="00000000" w:rsidDel="00000000" w:rsidP="00000000" w:rsidRDefault="00000000" w:rsidRPr="00000000" w14:paraId="000002A2">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3">
            <w:pPr>
              <w:jc w:val="both"/>
              <w:rPr>
                <w:color w:val="000000"/>
              </w:rPr>
            </w:pPr>
            <w:r w:rsidDel="00000000" w:rsidR="00000000" w:rsidRPr="00000000">
              <w:rPr>
                <w:color w:val="000000"/>
                <w:rtl w:val="0"/>
              </w:rPr>
              <w:t xml:space="preserve">Los tableros son los encargados de proteger los componentes de comando y control de todos los sistemas eléctricos, desde un simple circuito doméstico hasta una máquina industrial. En estos pueden </w:t>
            </w:r>
            <w:r w:rsidDel="00000000" w:rsidR="00000000" w:rsidRPr="00000000">
              <w:rPr>
                <w:rtl w:val="0"/>
              </w:rPr>
              <w:t xml:space="preserve">concentrarse dispositivos</w:t>
            </w:r>
            <w:r w:rsidDel="00000000" w:rsidR="00000000" w:rsidRPr="00000000">
              <w:rPr>
                <w:color w:val="000000"/>
                <w:rtl w:val="0"/>
              </w:rPr>
              <w:t xml:space="preserve"> de conexión, maniobra, protección, que permiten que el sistema funcione en óptimas condiciones. Estas plantas deben contar con un conjunto de normas que garanticen un correcto funcionamiento y un adecuado suministro de energía. Esto significa que la seguridad de los dispositivos con placa de circuito industrial puede garantizarse si la distribución de corriente es correcta.</w:t>
            </w:r>
          </w:p>
        </w:tc>
      </w:tr>
    </w:tbl>
    <w:p w:rsidR="00000000" w:rsidDel="00000000" w:rsidP="00000000" w:rsidRDefault="00000000" w:rsidRPr="00000000" w14:paraId="000002A4">
      <w:pPr>
        <w:spacing w:line="240" w:lineRule="auto"/>
        <w:jc w:val="both"/>
        <w:rPr>
          <w:color w:val="000000"/>
        </w:rPr>
      </w:pPr>
      <w:r w:rsidDel="00000000" w:rsidR="00000000" w:rsidRPr="00000000">
        <w:rPr>
          <w:rtl w:val="0"/>
        </w:rPr>
      </w:r>
    </w:p>
    <w:p w:rsidR="00000000" w:rsidDel="00000000" w:rsidP="00000000" w:rsidRDefault="00000000" w:rsidRPr="00000000" w14:paraId="000002A5">
      <w:pPr>
        <w:spacing w:line="240" w:lineRule="auto"/>
        <w:jc w:val="both"/>
        <w:rPr>
          <w:b w:val="1"/>
          <w:color w:val="000000"/>
        </w:rPr>
      </w:pPr>
      <w:sdt>
        <w:sdtPr>
          <w:tag w:val="goog_rdk_58"/>
        </w:sdtPr>
        <w:sdtContent>
          <w:del w:author="Manuela Herrera" w:id="3" w:date="2023-02-10T18:04:00Z">
            <w:r w:rsidDel="00000000" w:rsidR="00000000" w:rsidRPr="00000000">
              <w:rPr>
                <w:b w:val="1"/>
                <w:color w:val="ff0000"/>
                <w:rtl w:val="0"/>
              </w:rPr>
              <w:delText xml:space="preserve">3.4.1</w:delText>
            </w:r>
            <w:r w:rsidDel="00000000" w:rsidR="00000000" w:rsidRPr="00000000">
              <w:rPr>
                <w:b w:val="1"/>
                <w:color w:val="000000"/>
                <w:rtl w:val="0"/>
              </w:rPr>
              <w:delText xml:space="preserve"> </w:delText>
            </w:r>
          </w:del>
        </w:sdtContent>
      </w:sdt>
      <w:r w:rsidDel="00000000" w:rsidR="00000000" w:rsidRPr="00000000">
        <w:rPr>
          <w:b w:val="1"/>
          <w:color w:val="000000"/>
          <w:rtl w:val="0"/>
        </w:rPr>
        <w:t xml:space="preserve">Aplicaciones de los tableros eléctricos</w:t>
      </w:r>
    </w:p>
    <w:p w:rsidR="00000000" w:rsidDel="00000000" w:rsidP="00000000" w:rsidRDefault="00000000" w:rsidRPr="00000000" w14:paraId="000002A6">
      <w:pPr>
        <w:spacing w:line="240" w:lineRule="auto"/>
        <w:jc w:val="both"/>
        <w:rPr>
          <w:b w:val="1"/>
          <w:color w:val="000000"/>
        </w:rPr>
      </w:pPr>
      <w:r w:rsidDel="00000000" w:rsidR="00000000" w:rsidRPr="00000000">
        <w:rPr>
          <w:rtl w:val="0"/>
        </w:rPr>
      </w:r>
    </w:p>
    <w:tbl>
      <w:tblPr>
        <w:tblStyle w:val="Table27"/>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2"/>
        <w:gridCol w:w="11276"/>
        <w:gridCol w:w="1055"/>
        <w:tblGridChange w:id="0">
          <w:tblGrid>
            <w:gridCol w:w="2322"/>
            <w:gridCol w:w="11276"/>
            <w:gridCol w:w="1055"/>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A7">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2A8">
            <w:pPr>
              <w:pStyle w:val="Title"/>
              <w:widowControl w:val="0"/>
              <w:spacing w:after="0" w:lineRule="auto"/>
              <w:jc w:val="center"/>
              <w:rPr>
                <w:sz w:val="22"/>
                <w:szCs w:val="22"/>
              </w:rPr>
            </w:pPr>
            <w:bookmarkStart w:colFirst="0" w:colLast="0" w:name="_heading=h.2jxsxqh" w:id="19"/>
            <w:bookmarkEnd w:id="19"/>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jc w:val="both"/>
              <w:rPr/>
            </w:pPr>
            <w:r w:rsidDel="00000000" w:rsidR="00000000" w:rsidRPr="00000000">
              <w:rPr>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AB">
            <w:pPr>
              <w:jc w:val="both"/>
              <w:rPr/>
            </w:pPr>
            <w:r w:rsidDel="00000000" w:rsidR="00000000" w:rsidRPr="00000000">
              <w:rPr>
                <w:rtl w:val="0"/>
              </w:rPr>
              <w:t xml:space="preserve">Dependiendo del área al que se quiera aplicar el tablero, puede usarse en el ámbito industrial, minero o doméstico y según el uso de energía eléctrica, sus aplicaciones son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D">
            <w:pPr>
              <w:widowControl w:val="0"/>
              <w:jc w:val="both"/>
              <w:rPr/>
            </w:pPr>
            <w:r w:rsidDel="00000000" w:rsidR="00000000" w:rsidRPr="00000000">
              <w:rPr>
                <w:rtl w:val="0"/>
              </w:rPr>
              <w:t xml:space="preserve">Imagen.</w:t>
            </w:r>
          </w:p>
          <w:tbl>
            <w:tblPr>
              <w:tblStyle w:val="Table28"/>
              <w:tblW w:w="144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0"/>
              <w:gridCol w:w="1712"/>
              <w:gridCol w:w="2304"/>
              <w:gridCol w:w="1731"/>
              <w:gridCol w:w="2340"/>
              <w:gridCol w:w="2150"/>
              <w:gridCol w:w="2266"/>
              <w:tblGridChange w:id="0">
                <w:tblGrid>
                  <w:gridCol w:w="1940"/>
                  <w:gridCol w:w="1712"/>
                  <w:gridCol w:w="2304"/>
                  <w:gridCol w:w="1731"/>
                  <w:gridCol w:w="2340"/>
                  <w:gridCol w:w="2150"/>
                  <w:gridCol w:w="2266"/>
                </w:tblGrid>
              </w:tblGridChange>
            </w:tblGrid>
            <w:tr>
              <w:trPr>
                <w:cantSplit w:val="0"/>
                <w:tblHeader w:val="0"/>
              </w:trPr>
              <w:tc>
                <w:tcPr/>
                <w:p w:rsidR="00000000" w:rsidDel="00000000" w:rsidP="00000000" w:rsidRDefault="00000000" w:rsidRPr="00000000" w14:paraId="000002AE">
                  <w:pPr>
                    <w:widowControl w:val="0"/>
                    <w:jc w:val="both"/>
                    <w:rPr/>
                  </w:pPr>
                  <w:sdt>
                    <w:sdtPr>
                      <w:tag w:val="goog_rdk_59"/>
                    </w:sdtPr>
                    <w:sdtContent>
                      <w:commentRangeStart w:id="46"/>
                    </w:sdtContent>
                  </w:sdt>
                  <w:r w:rsidDel="00000000" w:rsidR="00000000" w:rsidRPr="00000000">
                    <w:rPr>
                      <w:rtl w:val="0"/>
                    </w:rPr>
                    <w:t xml:space="preserve">Punto 1.</w:t>
                  </w:r>
                </w:p>
                <w:p w:rsidR="00000000" w:rsidDel="00000000" w:rsidP="00000000" w:rsidRDefault="00000000" w:rsidRPr="00000000" w14:paraId="000002AF">
                  <w:pPr>
                    <w:widowControl w:val="0"/>
                    <w:jc w:val="both"/>
                    <w:rPr/>
                  </w:pPr>
                  <w:r w:rsidDel="00000000" w:rsidR="00000000" w:rsidRPr="00000000">
                    <w:rPr>
                      <w:rtl w:val="0"/>
                    </w:rPr>
                  </w:r>
                </w:p>
              </w:tc>
              <w:tc>
                <w:tcPr/>
                <w:p w:rsidR="00000000" w:rsidDel="00000000" w:rsidP="00000000" w:rsidRDefault="00000000" w:rsidRPr="00000000" w14:paraId="000002B0">
                  <w:pPr>
                    <w:widowControl w:val="0"/>
                    <w:jc w:val="both"/>
                    <w:rPr/>
                  </w:pPr>
                  <w:r w:rsidDel="00000000" w:rsidR="00000000" w:rsidRPr="00000000">
                    <w:rPr>
                      <w:rtl w:val="0"/>
                    </w:rPr>
                    <w:t xml:space="preserve">Punto 2.</w:t>
                  </w:r>
                </w:p>
                <w:p w:rsidR="00000000" w:rsidDel="00000000" w:rsidP="00000000" w:rsidRDefault="00000000" w:rsidRPr="00000000" w14:paraId="000002B1">
                  <w:pPr>
                    <w:widowControl w:val="0"/>
                    <w:jc w:val="both"/>
                    <w:rPr/>
                  </w:pPr>
                  <w:r w:rsidDel="00000000" w:rsidR="00000000" w:rsidRPr="00000000">
                    <w:rPr>
                      <w:rtl w:val="0"/>
                    </w:rPr>
                  </w:r>
                </w:p>
              </w:tc>
              <w:tc>
                <w:tcPr/>
                <w:p w:rsidR="00000000" w:rsidDel="00000000" w:rsidP="00000000" w:rsidRDefault="00000000" w:rsidRPr="00000000" w14:paraId="000002B2">
                  <w:pPr>
                    <w:widowControl w:val="0"/>
                    <w:jc w:val="both"/>
                    <w:rPr/>
                  </w:pPr>
                  <w:r w:rsidDel="00000000" w:rsidR="00000000" w:rsidRPr="00000000">
                    <w:rPr>
                      <w:rtl w:val="0"/>
                    </w:rPr>
                    <w:t xml:space="preserve">Punto 3.</w:t>
                  </w:r>
                </w:p>
                <w:p w:rsidR="00000000" w:rsidDel="00000000" w:rsidP="00000000" w:rsidRDefault="00000000" w:rsidRPr="00000000" w14:paraId="000002B3">
                  <w:pPr>
                    <w:widowControl w:val="0"/>
                    <w:jc w:val="both"/>
                    <w:rPr/>
                  </w:pPr>
                  <w:r w:rsidDel="00000000" w:rsidR="00000000" w:rsidRPr="00000000">
                    <w:rPr>
                      <w:rtl w:val="0"/>
                    </w:rPr>
                  </w:r>
                </w:p>
              </w:tc>
              <w:tc>
                <w:tcPr/>
                <w:p w:rsidR="00000000" w:rsidDel="00000000" w:rsidP="00000000" w:rsidRDefault="00000000" w:rsidRPr="00000000" w14:paraId="000002B4">
                  <w:pPr>
                    <w:widowControl w:val="0"/>
                    <w:jc w:val="both"/>
                    <w:rPr/>
                  </w:pPr>
                  <w:r w:rsidDel="00000000" w:rsidR="00000000" w:rsidRPr="00000000">
                    <w:rPr>
                      <w:rtl w:val="0"/>
                    </w:rPr>
                    <w:t xml:space="preserve">Punto 4.</w:t>
                  </w:r>
                </w:p>
                <w:p w:rsidR="00000000" w:rsidDel="00000000" w:rsidP="00000000" w:rsidRDefault="00000000" w:rsidRPr="00000000" w14:paraId="000002B5">
                  <w:pPr>
                    <w:widowControl w:val="0"/>
                    <w:jc w:val="both"/>
                    <w:rPr/>
                  </w:pPr>
                  <w:r w:rsidDel="00000000" w:rsidR="00000000" w:rsidRPr="00000000">
                    <w:rPr>
                      <w:rtl w:val="0"/>
                    </w:rPr>
                  </w:r>
                </w:p>
              </w:tc>
              <w:tc>
                <w:tcPr/>
                <w:p w:rsidR="00000000" w:rsidDel="00000000" w:rsidP="00000000" w:rsidRDefault="00000000" w:rsidRPr="00000000" w14:paraId="000002B6">
                  <w:pPr>
                    <w:widowControl w:val="0"/>
                    <w:jc w:val="both"/>
                    <w:rPr/>
                  </w:pPr>
                  <w:r w:rsidDel="00000000" w:rsidR="00000000" w:rsidRPr="00000000">
                    <w:rPr>
                      <w:rtl w:val="0"/>
                    </w:rPr>
                    <w:t xml:space="preserve">Punto 5.</w:t>
                  </w:r>
                </w:p>
                <w:p w:rsidR="00000000" w:rsidDel="00000000" w:rsidP="00000000" w:rsidRDefault="00000000" w:rsidRPr="00000000" w14:paraId="000002B7">
                  <w:pPr>
                    <w:widowControl w:val="0"/>
                    <w:jc w:val="both"/>
                    <w:rPr/>
                  </w:pPr>
                  <w:r w:rsidDel="00000000" w:rsidR="00000000" w:rsidRPr="00000000">
                    <w:rPr>
                      <w:rtl w:val="0"/>
                    </w:rPr>
                  </w:r>
                </w:p>
              </w:tc>
              <w:tc>
                <w:tcPr/>
                <w:p w:rsidR="00000000" w:rsidDel="00000000" w:rsidP="00000000" w:rsidRDefault="00000000" w:rsidRPr="00000000" w14:paraId="000002B8">
                  <w:pPr>
                    <w:widowControl w:val="0"/>
                    <w:jc w:val="both"/>
                    <w:rPr/>
                  </w:pPr>
                  <w:r w:rsidDel="00000000" w:rsidR="00000000" w:rsidRPr="00000000">
                    <w:rPr>
                      <w:rtl w:val="0"/>
                    </w:rPr>
                    <w:t xml:space="preserve">Punto 6.</w:t>
                  </w:r>
                </w:p>
                <w:p w:rsidR="00000000" w:rsidDel="00000000" w:rsidP="00000000" w:rsidRDefault="00000000" w:rsidRPr="00000000" w14:paraId="000002B9">
                  <w:pPr>
                    <w:widowControl w:val="0"/>
                    <w:jc w:val="both"/>
                    <w:rPr/>
                  </w:pPr>
                  <w:r w:rsidDel="00000000" w:rsidR="00000000" w:rsidRPr="00000000">
                    <w:rPr>
                      <w:rtl w:val="0"/>
                    </w:rPr>
                  </w:r>
                </w:p>
              </w:tc>
              <w:tc>
                <w:tcPr/>
                <w:p w:rsidR="00000000" w:rsidDel="00000000" w:rsidP="00000000" w:rsidRDefault="00000000" w:rsidRPr="00000000" w14:paraId="000002BA">
                  <w:pPr>
                    <w:widowControl w:val="0"/>
                    <w:jc w:val="both"/>
                    <w:rPr/>
                  </w:pPr>
                  <w:r w:rsidDel="00000000" w:rsidR="00000000" w:rsidRPr="00000000">
                    <w:rPr>
                      <w:rtl w:val="0"/>
                    </w:rPr>
                    <w:t xml:space="preserve">Punto 7.</w:t>
                  </w:r>
                </w:p>
                <w:p w:rsidR="00000000" w:rsidDel="00000000" w:rsidP="00000000" w:rsidRDefault="00000000" w:rsidRPr="00000000" w14:paraId="000002BB">
                  <w:pPr>
                    <w:widowControl w:val="0"/>
                    <w:jc w:val="both"/>
                    <w:rPr/>
                  </w:pPr>
                  <w:r w:rsidDel="00000000" w:rsidR="00000000" w:rsidRPr="00000000">
                    <w:rPr>
                      <w:rtl w:val="0"/>
                    </w:rPr>
                  </w:r>
                </w:p>
              </w:tc>
            </w:tr>
            <w:tr>
              <w:trPr>
                <w:cantSplit w:val="0"/>
                <w:trHeight w:val="2130" w:hRule="atLeast"/>
                <w:tblHeader w:val="0"/>
              </w:trPr>
              <w:tc>
                <w:tcPr/>
                <w:p w:rsidR="00000000" w:rsidDel="00000000" w:rsidP="00000000" w:rsidRDefault="00000000" w:rsidRPr="00000000" w14:paraId="000002BC">
                  <w:pPr>
                    <w:widowControl w:val="0"/>
                    <w:jc w:val="both"/>
                    <w:rPr/>
                  </w:pPr>
                  <w:sdt>
                    <w:sdtPr>
                      <w:tag w:val="goog_rdk_60"/>
                    </w:sdtPr>
                    <w:sdtContent>
                      <w:commentRangeStart w:id="47"/>
                    </w:sdtContent>
                  </w:sdt>
                  <w:r w:rsidDel="00000000" w:rsidR="00000000" w:rsidRPr="00000000">
                    <w:rPr/>
                    <w:drawing>
                      <wp:inline distB="0" distT="0" distL="0" distR="0">
                        <wp:extent cx="838200" cy="838200"/>
                        <wp:effectExtent b="0" l="0" r="0" t="0"/>
                        <wp:docPr descr="Centros de carga QOD | Schneider Electric México" id="293" name="image18.png"/>
                        <a:graphic>
                          <a:graphicData uri="http://schemas.openxmlformats.org/drawingml/2006/picture">
                            <pic:pic>
                              <pic:nvPicPr>
                                <pic:cNvPr descr="Centros de carga QOD | Schneider Electric México" id="0" name="image18.png"/>
                                <pic:cNvPicPr preferRelativeResize="0"/>
                              </pic:nvPicPr>
                              <pic:blipFill>
                                <a:blip r:embed="rId41"/>
                                <a:srcRect b="0" l="0" r="0" t="0"/>
                                <a:stretch>
                                  <a:fillRect/>
                                </a:stretch>
                              </pic:blipFill>
                              <pic:spPr>
                                <a:xfrm>
                                  <a:off x="0" y="0"/>
                                  <a:ext cx="838200" cy="838200"/>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BD">
                  <w:pPr>
                    <w:widowControl w:val="0"/>
                    <w:jc w:val="both"/>
                    <w:rPr/>
                  </w:pPr>
                  <w:r w:rsidDel="00000000" w:rsidR="00000000" w:rsidRPr="00000000">
                    <w:rPr>
                      <w:rtl w:val="0"/>
                    </w:rPr>
                  </w:r>
                </w:p>
                <w:p w:rsidR="00000000" w:rsidDel="00000000" w:rsidP="00000000" w:rsidRDefault="00000000" w:rsidRPr="00000000" w14:paraId="000002BE">
                  <w:pPr>
                    <w:widowControl w:val="0"/>
                    <w:jc w:val="both"/>
                    <w:rPr/>
                  </w:pPr>
                  <w:r w:rsidDel="00000000" w:rsidR="00000000" w:rsidRPr="00000000">
                    <w:rPr>
                      <w:rtl w:val="0"/>
                    </w:rPr>
                  </w:r>
                </w:p>
                <w:p w:rsidR="00000000" w:rsidDel="00000000" w:rsidP="00000000" w:rsidRDefault="00000000" w:rsidRPr="00000000" w14:paraId="000002BF">
                  <w:pPr>
                    <w:widowControl w:val="0"/>
                    <w:jc w:val="both"/>
                    <w:rPr/>
                  </w:pPr>
                  <w:r w:rsidDel="00000000" w:rsidR="00000000" w:rsidRPr="00000000">
                    <w:rPr>
                      <w:rtl w:val="0"/>
                    </w:rPr>
                    <w:t xml:space="preserve">Imagen: 228116_i42.</w:t>
                  </w:r>
                </w:p>
                <w:p w:rsidR="00000000" w:rsidDel="00000000" w:rsidP="00000000" w:rsidRDefault="00000000" w:rsidRPr="00000000" w14:paraId="000002C0">
                  <w:pPr>
                    <w:widowControl w:val="0"/>
                    <w:jc w:val="both"/>
                    <w:rPr/>
                  </w:pPr>
                  <w:r w:rsidDel="00000000" w:rsidR="00000000" w:rsidRPr="00000000">
                    <w:rPr>
                      <w:rtl w:val="0"/>
                    </w:rPr>
                  </w:r>
                </w:p>
                <w:p w:rsidR="00000000" w:rsidDel="00000000" w:rsidP="00000000" w:rsidRDefault="00000000" w:rsidRPr="00000000" w14:paraId="000002C1">
                  <w:pPr>
                    <w:widowControl w:val="0"/>
                    <w:jc w:val="both"/>
                    <w:rPr/>
                  </w:pPr>
                  <w:r w:rsidDel="00000000" w:rsidR="00000000" w:rsidRPr="00000000">
                    <w:rPr>
                      <w:rtl w:val="0"/>
                    </w:rPr>
                  </w:r>
                </w:p>
              </w:tc>
              <w:tc>
                <w:tcPr/>
                <w:p w:rsidR="00000000" w:rsidDel="00000000" w:rsidP="00000000" w:rsidRDefault="00000000" w:rsidRPr="00000000" w14:paraId="000002C2">
                  <w:pPr>
                    <w:widowControl w:val="0"/>
                    <w:jc w:val="both"/>
                    <w:rPr/>
                  </w:pPr>
                  <w:sdt>
                    <w:sdtPr>
                      <w:tag w:val="goog_rdk_61"/>
                    </w:sdtPr>
                    <w:sdtContent>
                      <w:commentRangeStart w:id="48"/>
                    </w:sdtContent>
                  </w:sdt>
                  <w:r w:rsidDel="00000000" w:rsidR="00000000" w:rsidRPr="00000000">
                    <w:rPr/>
                    <w:drawing>
                      <wp:inline distB="0" distT="0" distL="0" distR="0">
                        <wp:extent cx="1106591" cy="796745"/>
                        <wp:effectExtent b="0" l="0" r="0" t="0"/>
                        <wp:docPr descr="Celdas de seccionamiento – Elektron" id="294" name="image6.png"/>
                        <a:graphic>
                          <a:graphicData uri="http://schemas.openxmlformats.org/drawingml/2006/picture">
                            <pic:pic>
                              <pic:nvPicPr>
                                <pic:cNvPr descr="Celdas de seccionamiento – Elektron" id="0" name="image6.png"/>
                                <pic:cNvPicPr preferRelativeResize="0"/>
                              </pic:nvPicPr>
                              <pic:blipFill>
                                <a:blip r:embed="rId42"/>
                                <a:srcRect b="0" l="0" r="0" t="0"/>
                                <a:stretch>
                                  <a:fillRect/>
                                </a:stretch>
                              </pic:blipFill>
                              <pic:spPr>
                                <a:xfrm>
                                  <a:off x="0" y="0"/>
                                  <a:ext cx="1106591" cy="79674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C3">
                  <w:pPr>
                    <w:widowControl w:val="0"/>
                    <w:jc w:val="both"/>
                    <w:rPr/>
                  </w:pPr>
                  <w:r w:rsidDel="00000000" w:rsidR="00000000" w:rsidRPr="00000000">
                    <w:rPr>
                      <w:rtl w:val="0"/>
                    </w:rPr>
                  </w:r>
                </w:p>
                <w:p w:rsidR="00000000" w:rsidDel="00000000" w:rsidP="00000000" w:rsidRDefault="00000000" w:rsidRPr="00000000" w14:paraId="000002C4">
                  <w:pPr>
                    <w:widowControl w:val="0"/>
                    <w:jc w:val="both"/>
                    <w:rPr/>
                  </w:pPr>
                  <w:r w:rsidDel="00000000" w:rsidR="00000000" w:rsidRPr="00000000">
                    <w:rPr>
                      <w:rtl w:val="0"/>
                    </w:rPr>
                  </w:r>
                </w:p>
                <w:p w:rsidR="00000000" w:rsidDel="00000000" w:rsidP="00000000" w:rsidRDefault="00000000" w:rsidRPr="00000000" w14:paraId="000002C5">
                  <w:pPr>
                    <w:widowControl w:val="0"/>
                    <w:jc w:val="both"/>
                    <w:rPr/>
                  </w:pPr>
                  <w:r w:rsidDel="00000000" w:rsidR="00000000" w:rsidRPr="00000000">
                    <w:rPr>
                      <w:rtl w:val="0"/>
                    </w:rPr>
                    <w:t xml:space="preserve">Imagen: 228116_i43.</w:t>
                  </w:r>
                </w:p>
                <w:p w:rsidR="00000000" w:rsidDel="00000000" w:rsidP="00000000" w:rsidRDefault="00000000" w:rsidRPr="00000000" w14:paraId="000002C6">
                  <w:pPr>
                    <w:widowControl w:val="0"/>
                    <w:jc w:val="both"/>
                    <w:rPr/>
                  </w:pPr>
                  <w:r w:rsidDel="00000000" w:rsidR="00000000" w:rsidRPr="00000000">
                    <w:rPr>
                      <w:rtl w:val="0"/>
                    </w:rPr>
                  </w:r>
                </w:p>
              </w:tc>
              <w:tc>
                <w:tcPr/>
                <w:p w:rsidR="00000000" w:rsidDel="00000000" w:rsidP="00000000" w:rsidRDefault="00000000" w:rsidRPr="00000000" w14:paraId="000002C7">
                  <w:pPr>
                    <w:widowControl w:val="0"/>
                    <w:jc w:val="both"/>
                    <w:rPr/>
                  </w:pPr>
                  <w:sdt>
                    <w:sdtPr>
                      <w:tag w:val="goog_rdk_62"/>
                    </w:sdtPr>
                    <w:sdtContent>
                      <w:commentRangeStart w:id="49"/>
                    </w:sdtContent>
                  </w:sdt>
                  <w:r w:rsidDel="00000000" w:rsidR="00000000" w:rsidRPr="00000000">
                    <w:rPr/>
                    <w:drawing>
                      <wp:inline distB="0" distT="0" distL="0" distR="0">
                        <wp:extent cx="960061" cy="960061"/>
                        <wp:effectExtent b="0" l="0" r="0" t="0"/>
                        <wp:docPr descr="Centro de Control de Motores | Soldexel" id="295" name="image3.jpg"/>
                        <a:graphic>
                          <a:graphicData uri="http://schemas.openxmlformats.org/drawingml/2006/picture">
                            <pic:pic>
                              <pic:nvPicPr>
                                <pic:cNvPr descr="Centro de Control de Motores | Soldexel" id="0" name="image3.jpg"/>
                                <pic:cNvPicPr preferRelativeResize="0"/>
                              </pic:nvPicPr>
                              <pic:blipFill>
                                <a:blip r:embed="rId43"/>
                                <a:srcRect b="0" l="0" r="0" t="0"/>
                                <a:stretch>
                                  <a:fillRect/>
                                </a:stretch>
                              </pic:blipFill>
                              <pic:spPr>
                                <a:xfrm>
                                  <a:off x="0" y="0"/>
                                  <a:ext cx="960061" cy="960061"/>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C8">
                  <w:pPr>
                    <w:widowControl w:val="0"/>
                    <w:jc w:val="both"/>
                    <w:rPr/>
                  </w:pPr>
                  <w:r w:rsidDel="00000000" w:rsidR="00000000" w:rsidRPr="00000000">
                    <w:rPr>
                      <w:rtl w:val="0"/>
                    </w:rPr>
                  </w:r>
                </w:p>
                <w:p w:rsidR="00000000" w:rsidDel="00000000" w:rsidP="00000000" w:rsidRDefault="00000000" w:rsidRPr="00000000" w14:paraId="000002C9">
                  <w:pPr>
                    <w:widowControl w:val="0"/>
                    <w:jc w:val="both"/>
                    <w:rPr/>
                  </w:pPr>
                  <w:r w:rsidDel="00000000" w:rsidR="00000000" w:rsidRPr="00000000">
                    <w:rPr>
                      <w:rtl w:val="0"/>
                    </w:rPr>
                    <w:t xml:space="preserve">Imagen: 228116_i44.</w:t>
                  </w:r>
                </w:p>
                <w:p w:rsidR="00000000" w:rsidDel="00000000" w:rsidP="00000000" w:rsidRDefault="00000000" w:rsidRPr="00000000" w14:paraId="000002CA">
                  <w:pPr>
                    <w:widowControl w:val="0"/>
                    <w:jc w:val="both"/>
                    <w:rPr/>
                  </w:pPr>
                  <w:r w:rsidDel="00000000" w:rsidR="00000000" w:rsidRPr="00000000">
                    <w:rPr>
                      <w:rtl w:val="0"/>
                    </w:rPr>
                  </w:r>
                </w:p>
              </w:tc>
              <w:tc>
                <w:tcPr/>
                <w:p w:rsidR="00000000" w:rsidDel="00000000" w:rsidP="00000000" w:rsidRDefault="00000000" w:rsidRPr="00000000" w14:paraId="000002CB">
                  <w:pPr>
                    <w:widowControl w:val="0"/>
                    <w:jc w:val="both"/>
                    <w:rPr/>
                  </w:pPr>
                  <w:sdt>
                    <w:sdtPr>
                      <w:tag w:val="goog_rdk_63"/>
                    </w:sdtPr>
                    <w:sdtContent>
                      <w:commentRangeStart w:id="50"/>
                    </w:sdtContent>
                  </w:sdt>
                  <w:r w:rsidDel="00000000" w:rsidR="00000000" w:rsidRPr="00000000">
                    <w:rPr/>
                    <w:drawing>
                      <wp:inline distB="0" distT="0" distL="0" distR="0">
                        <wp:extent cx="812853" cy="610587"/>
                        <wp:effectExtent b="0" l="0" r="0" t="0"/>
                        <wp:docPr descr="Centro de distribucion de potencia en baja tension (Cdp) comprar en  Barquisimeto" id="296" name="image12.jpg"/>
                        <a:graphic>
                          <a:graphicData uri="http://schemas.openxmlformats.org/drawingml/2006/picture">
                            <pic:pic>
                              <pic:nvPicPr>
                                <pic:cNvPr descr="Centro de distribucion de potencia en baja tension (Cdp) comprar en  Barquisimeto" id="0" name="image12.jpg"/>
                                <pic:cNvPicPr preferRelativeResize="0"/>
                              </pic:nvPicPr>
                              <pic:blipFill>
                                <a:blip r:embed="rId44"/>
                                <a:srcRect b="0" l="0" r="0" t="0"/>
                                <a:stretch>
                                  <a:fillRect/>
                                </a:stretch>
                              </pic:blipFill>
                              <pic:spPr>
                                <a:xfrm>
                                  <a:off x="0" y="0"/>
                                  <a:ext cx="812853" cy="610587"/>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CC">
                  <w:pPr>
                    <w:widowControl w:val="0"/>
                    <w:jc w:val="both"/>
                    <w:rPr/>
                  </w:pPr>
                  <w:r w:rsidDel="00000000" w:rsidR="00000000" w:rsidRPr="00000000">
                    <w:rPr>
                      <w:rtl w:val="0"/>
                    </w:rPr>
                  </w:r>
                </w:p>
                <w:p w:rsidR="00000000" w:rsidDel="00000000" w:rsidP="00000000" w:rsidRDefault="00000000" w:rsidRPr="00000000" w14:paraId="000002CD">
                  <w:pPr>
                    <w:widowControl w:val="0"/>
                    <w:jc w:val="both"/>
                    <w:rPr/>
                  </w:pPr>
                  <w:r w:rsidDel="00000000" w:rsidR="00000000" w:rsidRPr="00000000">
                    <w:rPr>
                      <w:rtl w:val="0"/>
                    </w:rPr>
                  </w:r>
                </w:p>
                <w:p w:rsidR="00000000" w:rsidDel="00000000" w:rsidP="00000000" w:rsidRDefault="00000000" w:rsidRPr="00000000" w14:paraId="000002CE">
                  <w:pPr>
                    <w:widowControl w:val="0"/>
                    <w:jc w:val="both"/>
                    <w:rPr/>
                  </w:pPr>
                  <w:r w:rsidDel="00000000" w:rsidR="00000000" w:rsidRPr="00000000">
                    <w:rPr>
                      <w:rtl w:val="0"/>
                    </w:rPr>
                  </w:r>
                </w:p>
                <w:p w:rsidR="00000000" w:rsidDel="00000000" w:rsidP="00000000" w:rsidRDefault="00000000" w:rsidRPr="00000000" w14:paraId="000002CF">
                  <w:pPr>
                    <w:widowControl w:val="0"/>
                    <w:jc w:val="both"/>
                    <w:rPr/>
                  </w:pPr>
                  <w:r w:rsidDel="00000000" w:rsidR="00000000" w:rsidRPr="00000000">
                    <w:rPr>
                      <w:rtl w:val="0"/>
                    </w:rPr>
                    <w:t xml:space="preserve">Imagen: 228116_i45.</w:t>
                  </w:r>
                </w:p>
              </w:tc>
              <w:tc>
                <w:tcPr/>
                <w:p w:rsidR="00000000" w:rsidDel="00000000" w:rsidP="00000000" w:rsidRDefault="00000000" w:rsidRPr="00000000" w14:paraId="000002D0">
                  <w:pPr>
                    <w:widowControl w:val="0"/>
                    <w:jc w:val="both"/>
                    <w:rPr/>
                  </w:pPr>
                  <w:r w:rsidDel="00000000" w:rsidR="00000000" w:rsidRPr="00000000">
                    <w:rPr>
                      <w:rtl w:val="0"/>
                    </w:rPr>
                  </w:r>
                </w:p>
                <w:p w:rsidR="00000000" w:rsidDel="00000000" w:rsidP="00000000" w:rsidRDefault="00000000" w:rsidRPr="00000000" w14:paraId="000002D1">
                  <w:pPr>
                    <w:widowControl w:val="0"/>
                    <w:jc w:val="both"/>
                    <w:rPr/>
                  </w:pPr>
                  <w:sdt>
                    <w:sdtPr>
                      <w:tag w:val="goog_rdk_64"/>
                    </w:sdtPr>
                    <w:sdtContent>
                      <w:commentRangeStart w:id="51"/>
                    </w:sdtContent>
                  </w:sdt>
                  <w:r w:rsidDel="00000000" w:rsidR="00000000" w:rsidRPr="00000000">
                    <w:rPr/>
                    <w:drawing>
                      <wp:inline distB="0" distT="0" distL="0" distR="0">
                        <wp:extent cx="1010610" cy="506789"/>
                        <wp:effectExtent b="0" l="0" r="0" t="0"/>
                        <wp:docPr id="297"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1010610" cy="506789"/>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D2">
                  <w:pPr>
                    <w:widowControl w:val="0"/>
                    <w:jc w:val="both"/>
                    <w:rPr/>
                  </w:pPr>
                  <w:r w:rsidDel="00000000" w:rsidR="00000000" w:rsidRPr="00000000">
                    <w:rPr>
                      <w:rtl w:val="0"/>
                    </w:rPr>
                  </w:r>
                </w:p>
                <w:p w:rsidR="00000000" w:rsidDel="00000000" w:rsidP="00000000" w:rsidRDefault="00000000" w:rsidRPr="00000000" w14:paraId="000002D3">
                  <w:pPr>
                    <w:widowControl w:val="0"/>
                    <w:jc w:val="both"/>
                    <w:rPr/>
                  </w:pPr>
                  <w:r w:rsidDel="00000000" w:rsidR="00000000" w:rsidRPr="00000000">
                    <w:rPr>
                      <w:rtl w:val="0"/>
                    </w:rPr>
                  </w:r>
                </w:p>
                <w:p w:rsidR="00000000" w:rsidDel="00000000" w:rsidP="00000000" w:rsidRDefault="00000000" w:rsidRPr="00000000" w14:paraId="000002D4">
                  <w:pPr>
                    <w:widowControl w:val="0"/>
                    <w:jc w:val="both"/>
                    <w:rPr/>
                  </w:pPr>
                  <w:r w:rsidDel="00000000" w:rsidR="00000000" w:rsidRPr="00000000">
                    <w:rPr>
                      <w:rtl w:val="0"/>
                    </w:rPr>
                  </w:r>
                </w:p>
                <w:p w:rsidR="00000000" w:rsidDel="00000000" w:rsidP="00000000" w:rsidRDefault="00000000" w:rsidRPr="00000000" w14:paraId="000002D5">
                  <w:pPr>
                    <w:widowControl w:val="0"/>
                    <w:jc w:val="both"/>
                    <w:rPr/>
                  </w:pPr>
                  <w:r w:rsidDel="00000000" w:rsidR="00000000" w:rsidRPr="00000000">
                    <w:rPr>
                      <w:rtl w:val="0"/>
                    </w:rPr>
                    <w:t xml:space="preserve">Imagen: 228116_i46.</w:t>
                  </w:r>
                </w:p>
              </w:tc>
              <w:tc>
                <w:tcPr/>
                <w:p w:rsidR="00000000" w:rsidDel="00000000" w:rsidP="00000000" w:rsidRDefault="00000000" w:rsidRPr="00000000" w14:paraId="000002D6">
                  <w:pPr>
                    <w:widowControl w:val="0"/>
                    <w:jc w:val="both"/>
                    <w:rPr/>
                  </w:pPr>
                  <w:r w:rsidDel="00000000" w:rsidR="00000000" w:rsidRPr="00000000">
                    <w:rPr>
                      <w:rtl w:val="0"/>
                    </w:rPr>
                  </w:r>
                </w:p>
                <w:p w:rsidR="00000000" w:rsidDel="00000000" w:rsidP="00000000" w:rsidRDefault="00000000" w:rsidRPr="00000000" w14:paraId="000002D7">
                  <w:pPr>
                    <w:widowControl w:val="0"/>
                    <w:jc w:val="both"/>
                    <w:rPr/>
                  </w:pPr>
                  <w:sdt>
                    <w:sdtPr>
                      <w:tag w:val="goog_rdk_65"/>
                    </w:sdtPr>
                    <w:sdtContent>
                      <w:commentRangeStart w:id="52"/>
                    </w:sdtContent>
                  </w:sdt>
                  <w:r w:rsidDel="00000000" w:rsidR="00000000" w:rsidRPr="00000000">
                    <w:rPr/>
                    <w:drawing>
                      <wp:inline distB="0" distT="0" distL="0" distR="0">
                        <wp:extent cx="860477" cy="573672"/>
                        <wp:effectExtent b="0" l="0" r="0" t="0"/>
                        <wp:docPr descr="un poste eléctrico con cables y una lámpara de alumbrado público contra el  cielo azul durante el día. 11023869 Foto de stock en Vecteezy" id="298" name="image7.jpg"/>
                        <a:graphic>
                          <a:graphicData uri="http://schemas.openxmlformats.org/drawingml/2006/picture">
                            <pic:pic>
                              <pic:nvPicPr>
                                <pic:cNvPr descr="un poste eléctrico con cables y una lámpara de alumbrado público contra el  cielo azul durante el día. 11023869 Foto de stock en Vecteezy" id="0" name="image7.jpg"/>
                                <pic:cNvPicPr preferRelativeResize="0"/>
                              </pic:nvPicPr>
                              <pic:blipFill>
                                <a:blip r:embed="rId46"/>
                                <a:srcRect b="0" l="0" r="0" t="0"/>
                                <a:stretch>
                                  <a:fillRect/>
                                </a:stretch>
                              </pic:blipFill>
                              <pic:spPr>
                                <a:xfrm>
                                  <a:off x="0" y="0"/>
                                  <a:ext cx="860477" cy="573672"/>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D8">
                  <w:pPr>
                    <w:widowControl w:val="0"/>
                    <w:jc w:val="both"/>
                    <w:rPr/>
                  </w:pPr>
                  <w:r w:rsidDel="00000000" w:rsidR="00000000" w:rsidRPr="00000000">
                    <w:rPr>
                      <w:rtl w:val="0"/>
                    </w:rPr>
                  </w:r>
                </w:p>
                <w:p w:rsidR="00000000" w:rsidDel="00000000" w:rsidP="00000000" w:rsidRDefault="00000000" w:rsidRPr="00000000" w14:paraId="000002D9">
                  <w:pPr>
                    <w:widowControl w:val="0"/>
                    <w:jc w:val="both"/>
                    <w:rPr/>
                  </w:pPr>
                  <w:r w:rsidDel="00000000" w:rsidR="00000000" w:rsidRPr="00000000">
                    <w:rPr>
                      <w:rtl w:val="0"/>
                    </w:rPr>
                  </w:r>
                </w:p>
                <w:p w:rsidR="00000000" w:rsidDel="00000000" w:rsidP="00000000" w:rsidRDefault="00000000" w:rsidRPr="00000000" w14:paraId="000002DA">
                  <w:pPr>
                    <w:widowControl w:val="0"/>
                    <w:jc w:val="both"/>
                    <w:rPr/>
                  </w:pPr>
                  <w:r w:rsidDel="00000000" w:rsidR="00000000" w:rsidRPr="00000000">
                    <w:rPr>
                      <w:rtl w:val="0"/>
                    </w:rPr>
                    <w:t xml:space="preserve">Imagen: 228116_i47.</w:t>
                  </w:r>
                </w:p>
              </w:tc>
              <w:tc>
                <w:tcPr/>
                <w:p w:rsidR="00000000" w:rsidDel="00000000" w:rsidP="00000000" w:rsidRDefault="00000000" w:rsidRPr="00000000" w14:paraId="000002DB">
                  <w:pPr>
                    <w:widowControl w:val="0"/>
                    <w:jc w:val="both"/>
                    <w:rPr/>
                  </w:pPr>
                  <w:r w:rsidDel="00000000" w:rsidR="00000000" w:rsidRPr="00000000">
                    <w:rPr>
                      <w:rtl w:val="0"/>
                    </w:rPr>
                  </w:r>
                </w:p>
                <w:p w:rsidR="00000000" w:rsidDel="00000000" w:rsidP="00000000" w:rsidRDefault="00000000" w:rsidRPr="00000000" w14:paraId="000002DC">
                  <w:pPr>
                    <w:widowControl w:val="0"/>
                    <w:jc w:val="both"/>
                    <w:rPr/>
                  </w:pPr>
                  <w:sdt>
                    <w:sdtPr>
                      <w:tag w:val="goog_rdk_66"/>
                    </w:sdtPr>
                    <w:sdtContent>
                      <w:commentRangeStart w:id="53"/>
                    </w:sdtContent>
                  </w:sdt>
                  <w:r w:rsidDel="00000000" w:rsidR="00000000" w:rsidRPr="00000000">
                    <w:rPr/>
                    <w:drawing>
                      <wp:inline distB="0" distT="0" distL="0" distR="0">
                        <wp:extent cx="1123420" cy="765930"/>
                        <wp:effectExtent b="0" l="0" r="0" t="0"/>
                        <wp:docPr descr="SUBESTACIONES ELÉCTRICAS: ¿CÓMO ESTÁN CONFORMADAS?" id="299" name="image10.jpg"/>
                        <a:graphic>
                          <a:graphicData uri="http://schemas.openxmlformats.org/drawingml/2006/picture">
                            <pic:pic>
                              <pic:nvPicPr>
                                <pic:cNvPr descr="SUBESTACIONES ELÉCTRICAS: ¿CÓMO ESTÁN CONFORMADAS?" id="0" name="image10.jpg"/>
                                <pic:cNvPicPr preferRelativeResize="0"/>
                              </pic:nvPicPr>
                              <pic:blipFill>
                                <a:blip r:embed="rId47"/>
                                <a:srcRect b="0" l="0" r="0" t="0"/>
                                <a:stretch>
                                  <a:fillRect/>
                                </a:stretch>
                              </pic:blipFill>
                              <pic:spPr>
                                <a:xfrm>
                                  <a:off x="0" y="0"/>
                                  <a:ext cx="1123420" cy="765930"/>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DD">
                  <w:pPr>
                    <w:widowControl w:val="0"/>
                    <w:jc w:val="both"/>
                    <w:rPr/>
                  </w:pPr>
                  <w:r w:rsidDel="00000000" w:rsidR="00000000" w:rsidRPr="00000000">
                    <w:rPr>
                      <w:rtl w:val="0"/>
                    </w:rPr>
                  </w:r>
                </w:p>
                <w:p w:rsidR="00000000" w:rsidDel="00000000" w:rsidP="00000000" w:rsidRDefault="00000000" w:rsidRPr="00000000" w14:paraId="000002DE">
                  <w:pPr>
                    <w:widowControl w:val="0"/>
                    <w:jc w:val="both"/>
                    <w:rPr/>
                  </w:pPr>
                  <w:r w:rsidDel="00000000" w:rsidR="00000000" w:rsidRPr="00000000">
                    <w:rPr>
                      <w:rtl w:val="0"/>
                    </w:rPr>
                    <w:t xml:space="preserve"> Imagen: 228116_i48.</w:t>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2DF">
            <w:pPr>
              <w:widowControl w:val="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jc w:val="both"/>
              <w:rPr/>
            </w:pPr>
            <w:r w:rsidDel="00000000" w:rsidR="00000000" w:rsidRPr="00000000">
              <w:rPr>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3">
            <w:pPr>
              <w:widowControl w:val="0"/>
              <w:jc w:val="both"/>
              <w:rPr/>
            </w:pPr>
            <w:r w:rsidDel="00000000" w:rsidR="00000000" w:rsidRPr="00000000">
              <w:rPr>
                <w:rtl w:val="0"/>
              </w:rPr>
              <w:t xml:space="preserve">228116_i48.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widowControl w:val="0"/>
              <w:jc w:val="both"/>
              <w:rPr/>
            </w:pPr>
            <w:r w:rsidDel="00000000" w:rsidR="00000000" w:rsidRPr="00000000">
              <w:rPr>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E6">
            <w:pPr>
              <w:jc w:val="both"/>
              <w:rPr/>
            </w:pPr>
            <w:r w:rsidDel="00000000" w:rsidR="00000000" w:rsidRPr="00000000">
              <w:rPr>
                <w:rtl w:val="0"/>
              </w:rPr>
              <w:t xml:space="preserve">Centros de carga o de uso residencial: es un lugar donde se pueden conectar y desconectar todos los circuitos eléctricos de una casa. Se recomienda que un electricista certificado realice la instalación.</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jc w:val="both"/>
              <w:rPr/>
            </w:pPr>
            <w:r w:rsidDel="00000000" w:rsidR="00000000" w:rsidRPr="00000000">
              <w:rPr>
                <w:rtl w:val="0"/>
              </w:rPr>
              <w:t xml:space="preserve">Punto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jc w:val="both"/>
              <w:rPr/>
            </w:pPr>
            <w:r w:rsidDel="00000000" w:rsidR="00000000" w:rsidRPr="00000000">
              <w:rPr>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E9">
            <w:pPr>
              <w:jc w:val="both"/>
              <w:rPr/>
            </w:pPr>
            <w:r w:rsidDel="00000000" w:rsidR="00000000" w:rsidRPr="00000000">
              <w:rPr>
                <w:rtl w:val="0"/>
              </w:rPr>
              <w:t xml:space="preserve">Celdas de seccionamiento: un centro de segmento es una instalación eléctrica que se compone principalmente de una serie de celdas y dispositivos de aislamiento y protección eléctrica. Su función es conectar la red eléctrica de la empresa a las instalaciones específicas a las que da servicio.</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jc w:val="both"/>
              <w:rPr/>
            </w:pPr>
            <w:r w:rsidDel="00000000" w:rsidR="00000000" w:rsidRPr="00000000">
              <w:rPr>
                <w:rtl w:val="0"/>
              </w:rPr>
              <w:t xml:space="preserve">Punto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jc w:val="both"/>
              <w:rPr/>
            </w:pPr>
            <w:r w:rsidDel="00000000" w:rsidR="00000000" w:rsidRPr="00000000">
              <w:rPr>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EC">
            <w:pPr>
              <w:jc w:val="both"/>
              <w:rPr/>
            </w:pPr>
            <w:r w:rsidDel="00000000" w:rsidR="00000000" w:rsidRPr="00000000">
              <w:rPr>
                <w:rtl w:val="0"/>
              </w:rPr>
              <w:t xml:space="preserve">Centro de control de motores: los tableros eléctricos de control son soluciones esenciales a los desafíos de la ingeniería actual, implementando soluciones eficientes, flexibles y seguras. Se integran en gabinetes diseñados para diferentes tipos de ambientes, disponiendo dispositivos de protección, control, comunicación, medición y señalización para integrarse con funciones específicas y automatizar procesos industriales.</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jc w:val="both"/>
              <w:rPr/>
            </w:pPr>
            <w:r w:rsidDel="00000000" w:rsidR="00000000" w:rsidRPr="00000000">
              <w:rPr>
                <w:rtl w:val="0"/>
              </w:rPr>
              <w:t xml:space="preserve">Punto 3.</w:t>
            </w:r>
          </w:p>
        </w:tc>
      </w:tr>
      <w:tr>
        <w:trPr>
          <w:cantSplit w:val="0"/>
          <w:trHeight w:val="68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jc w:val="both"/>
              <w:rPr/>
            </w:pPr>
            <w:r w:rsidDel="00000000" w:rsidR="00000000" w:rsidRPr="00000000">
              <w:rPr>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EF">
            <w:pPr>
              <w:jc w:val="both"/>
              <w:rPr/>
            </w:pPr>
            <w:r w:rsidDel="00000000" w:rsidR="00000000" w:rsidRPr="00000000">
              <w:rPr>
                <w:rtl w:val="0"/>
              </w:rPr>
              <w:t xml:space="preserve">Centro de distribución de potencia (PDU por sus siglas en inglés): tiene las ventajas de sintonización distribuida sin complejidad, y monitorear variables eléctricas.</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jc w:val="both"/>
              <w:rPr/>
            </w:pPr>
            <w:r w:rsidDel="00000000" w:rsidR="00000000" w:rsidRPr="00000000">
              <w:rPr>
                <w:rtl w:val="0"/>
              </w:rPr>
              <w:t xml:space="preserve">Punto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jc w:val="both"/>
              <w:rPr/>
            </w:pPr>
            <w:r w:rsidDel="00000000" w:rsidR="00000000" w:rsidRPr="00000000">
              <w:rPr>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F2">
            <w:pPr>
              <w:jc w:val="both"/>
              <w:rPr/>
            </w:pPr>
            <w:r w:rsidDel="00000000" w:rsidR="00000000" w:rsidRPr="00000000">
              <w:rPr>
                <w:rtl w:val="0"/>
              </w:rPr>
              <w:t xml:space="preserve">Centro de fuerza: el centro de carga es una placa metálica que soporta almohadillas termomagnéticas para protección y desconexión de pequeñas tensiones. Todos los edificios, independientemente de su orientación, requieren electricidad para alimentar sus luces y accesorios.</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jc w:val="both"/>
              <w:rPr/>
            </w:pPr>
            <w:r w:rsidDel="00000000" w:rsidR="00000000" w:rsidRPr="00000000">
              <w:rPr>
                <w:rtl w:val="0"/>
              </w:rPr>
              <w:t xml:space="preserve">Punto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jc w:val="both"/>
              <w:rPr/>
            </w:pPr>
            <w:r w:rsidDel="00000000" w:rsidR="00000000" w:rsidRPr="00000000">
              <w:rPr>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F5">
            <w:pPr>
              <w:jc w:val="both"/>
              <w:rPr/>
            </w:pPr>
            <w:r w:rsidDel="00000000" w:rsidR="00000000" w:rsidRPr="00000000">
              <w:rPr>
                <w:rtl w:val="0"/>
              </w:rPr>
              <w:t xml:space="preserve">Alumbrado: un cable de alimentación es un elemento fabricado y diseñado para conducir electricidad. El principal material del que están hechos es el cobre (por su alta conductividad), pero también se utiliza aluminio, que es menos conductor, pero más económico que el cobre.</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jc w:val="both"/>
              <w:rPr/>
            </w:pPr>
            <w:r w:rsidDel="00000000" w:rsidR="00000000" w:rsidRPr="00000000">
              <w:rPr>
                <w:rtl w:val="0"/>
              </w:rPr>
              <w:t xml:space="preserve">Punto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widowControl w:val="0"/>
              <w:jc w:val="both"/>
              <w:rPr/>
            </w:pPr>
            <w:r w:rsidDel="00000000" w:rsidR="00000000" w:rsidRPr="00000000">
              <w:rPr>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2F8">
            <w:pPr>
              <w:jc w:val="both"/>
              <w:rPr/>
            </w:pPr>
            <w:r w:rsidDel="00000000" w:rsidR="00000000" w:rsidRPr="00000000">
              <w:rPr>
                <w:rtl w:val="0"/>
              </w:rPr>
              <w:t xml:space="preserve">Subestaciones: es una obra encargada de realizar conversiones de tensión, frecuencia, número de fases o enlace de dos o más circuitos eléctricos. Pueden estar cerca de centrales eléctricas, en las afueras de las áreas de consumo, o en el exterior e interior de los edificios.</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jc w:val="both"/>
              <w:rPr/>
            </w:pPr>
            <w:r w:rsidDel="00000000" w:rsidR="00000000" w:rsidRPr="00000000">
              <w:rPr>
                <w:rtl w:val="0"/>
              </w:rPr>
              <w:t xml:space="preserve">Punto 7.</w:t>
            </w:r>
          </w:p>
        </w:tc>
      </w:tr>
    </w:tbl>
    <w:p w:rsidR="00000000" w:rsidDel="00000000" w:rsidP="00000000" w:rsidRDefault="00000000" w:rsidRPr="00000000" w14:paraId="000002FA">
      <w:pPr>
        <w:spacing w:line="240" w:lineRule="auto"/>
        <w:jc w:val="both"/>
        <w:rPr>
          <w:color w:val="000000"/>
        </w:rPr>
      </w:pPr>
      <w:r w:rsidDel="00000000" w:rsidR="00000000" w:rsidRPr="00000000">
        <w:rPr>
          <w:rtl w:val="0"/>
        </w:rPr>
      </w:r>
    </w:p>
    <w:p w:rsidR="00000000" w:rsidDel="00000000" w:rsidP="00000000" w:rsidRDefault="00000000" w:rsidRPr="00000000" w14:paraId="000002FB">
      <w:pPr>
        <w:numPr>
          <w:ilvl w:val="1"/>
          <w:numId w:val="6"/>
        </w:numPr>
        <w:pBdr>
          <w:top w:space="0" w:sz="0" w:val="nil"/>
          <w:left w:space="0" w:sz="0" w:val="nil"/>
          <w:bottom w:space="0" w:sz="0" w:val="nil"/>
          <w:right w:space="0" w:sz="0" w:val="nil"/>
          <w:between w:space="0" w:sz="0" w:val="nil"/>
        </w:pBdr>
        <w:spacing w:line="240" w:lineRule="auto"/>
        <w:ind w:left="644" w:hanging="360"/>
        <w:jc w:val="both"/>
        <w:rPr/>
      </w:pPr>
      <w:r w:rsidDel="00000000" w:rsidR="00000000" w:rsidRPr="00000000">
        <w:rPr>
          <w:color w:val="ff0000"/>
          <w:rtl w:val="0"/>
        </w:rPr>
        <w:t xml:space="preserve">Trazado línea eléctrica.</w:t>
      </w:r>
    </w:p>
    <w:p w:rsidR="00000000" w:rsidDel="00000000" w:rsidP="00000000" w:rsidRDefault="00000000" w:rsidRPr="00000000" w14:paraId="000002FC">
      <w:pPr>
        <w:spacing w:line="240" w:lineRule="auto"/>
        <w:jc w:val="both"/>
        <w:rPr>
          <w:b w:val="1"/>
          <w:color w:val="000000"/>
        </w:rPr>
      </w:pPr>
      <w:r w:rsidDel="00000000" w:rsidR="00000000" w:rsidRPr="00000000">
        <w:rPr>
          <w:rtl w:val="0"/>
        </w:rPr>
      </w:r>
    </w:p>
    <w:tbl>
      <w:tblPr>
        <w:tblStyle w:val="Table29"/>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2FD">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E">
            <w:pPr>
              <w:jc w:val="both"/>
              <w:rPr/>
            </w:pPr>
            <w:r w:rsidDel="00000000" w:rsidR="00000000" w:rsidRPr="00000000">
              <w:rPr>
                <w:rtl w:val="0"/>
              </w:rPr>
              <w:t xml:space="preserve">La colocación de cables y tuberías especiales en grandes redes subterráneas es cada vez más complicada. Los efectos del terreno causados ​​por diferentes tipos de suelo y la proximidad de otros cables hacen que el trabajo sea aún más difícil y lento. Para ello se dispone de un localizador que permite ubicar cables subterráneos de baja, media y alta tensión, así como tuberías metálicas en cualquier terreno. Además, se puede rastrear de principio a fin y conocer la profundidad de su entierro. La instalación y colocación de líneas eléctricas se puede realizar tanto en modo vivo como no vivo. Utilizando uno de sus accesorios, el </w:t>
            </w:r>
            <w:r w:rsidDel="00000000" w:rsidR="00000000" w:rsidRPr="00000000">
              <w:rPr>
                <w:i w:val="1"/>
                <w:rtl w:val="0"/>
              </w:rPr>
              <w:t xml:space="preserve">Arc A-Frame</w:t>
            </w:r>
            <w:r w:rsidDel="00000000" w:rsidR="00000000" w:rsidRPr="00000000">
              <w:rPr>
                <w:rtl w:val="0"/>
              </w:rPr>
              <w:t xml:space="preserve">, se pueden encontrar fugas en el cable de tierra.</w:t>
            </w:r>
          </w:p>
          <w:p w:rsidR="00000000" w:rsidDel="00000000" w:rsidP="00000000" w:rsidRDefault="00000000" w:rsidRPr="00000000" w14:paraId="000002FF">
            <w:pPr>
              <w:jc w:val="both"/>
              <w:rPr>
                <w:color w:val="7f7f7f"/>
              </w:rPr>
            </w:pPr>
            <w:r w:rsidDel="00000000" w:rsidR="00000000" w:rsidRPr="00000000">
              <w:rPr>
                <w:rtl w:val="0"/>
              </w:rPr>
            </w:r>
          </w:p>
          <w:p w:rsidR="00000000" w:rsidDel="00000000" w:rsidP="00000000" w:rsidRDefault="00000000" w:rsidRPr="00000000" w14:paraId="00000300">
            <w:pPr>
              <w:jc w:val="both"/>
              <w:rPr>
                <w:color w:val="7f7f7f"/>
              </w:rPr>
            </w:pPr>
            <w:r w:rsidDel="00000000" w:rsidR="00000000" w:rsidRPr="00000000">
              <w:rPr>
                <w:rtl w:val="0"/>
              </w:rPr>
            </w:r>
          </w:p>
        </w:tc>
      </w:tr>
    </w:tbl>
    <w:p w:rsidR="00000000" w:rsidDel="00000000" w:rsidP="00000000" w:rsidRDefault="00000000" w:rsidRPr="00000000" w14:paraId="00000301">
      <w:pPr>
        <w:spacing w:line="240" w:lineRule="auto"/>
        <w:jc w:val="both"/>
        <w:rPr/>
      </w:pPr>
      <w:r w:rsidDel="00000000" w:rsidR="00000000" w:rsidRPr="00000000">
        <w:rPr>
          <w:rtl w:val="0"/>
        </w:rPr>
      </w:r>
    </w:p>
    <w:tbl>
      <w:tblPr>
        <w:tblStyle w:val="Table30"/>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d9d9d9" w:val="clear"/>
          </w:tcPr>
          <w:p w:rsidR="00000000" w:rsidDel="00000000" w:rsidP="00000000" w:rsidRDefault="00000000" w:rsidRPr="00000000" w14:paraId="00000302">
            <w:pPr>
              <w:pStyle w:val="Heading1"/>
              <w:spacing w:after="0" w:before="0" w:lineRule="auto"/>
              <w:jc w:val="center"/>
              <w:rPr>
                <w:sz w:val="22"/>
                <w:szCs w:val="22"/>
              </w:rPr>
            </w:pPr>
            <w:r w:rsidDel="00000000" w:rsidR="00000000" w:rsidRPr="00000000">
              <w:rPr>
                <w:sz w:val="22"/>
                <w:szCs w:val="22"/>
                <w:rtl w:val="0"/>
              </w:rPr>
              <w:t xml:space="preserve">Cuadro de texto de color</w:t>
            </w:r>
          </w:p>
        </w:tc>
      </w:tr>
      <w:tr>
        <w:trPr>
          <w:cantSplit w:val="0"/>
          <w:tblHeader w:val="0"/>
        </w:trPr>
        <w:tc>
          <w:tcPr/>
          <w:p w:rsidR="00000000" w:rsidDel="00000000" w:rsidP="00000000" w:rsidRDefault="00000000" w:rsidRPr="00000000" w14:paraId="00000303">
            <w:pPr>
              <w:jc w:val="both"/>
              <w:rPr>
                <w:color w:val="7f7f7f"/>
              </w:rPr>
            </w:pPr>
            <w:r w:rsidDel="00000000" w:rsidR="00000000" w:rsidRPr="00000000">
              <w:rPr>
                <w:rtl w:val="0"/>
              </w:rPr>
            </w:r>
          </w:p>
          <w:p w:rsidR="00000000" w:rsidDel="00000000" w:rsidP="00000000" w:rsidRDefault="00000000" w:rsidRPr="00000000" w14:paraId="00000304">
            <w:pPr>
              <w:jc w:val="both"/>
              <w:rPr>
                <w:color w:val="ff0000"/>
              </w:rPr>
            </w:pPr>
            <w:r w:rsidDel="00000000" w:rsidR="00000000" w:rsidRPr="00000000">
              <w:rPr>
                <w:color w:val="ff0000"/>
                <w:rtl w:val="0"/>
              </w:rPr>
              <w:t xml:space="preserve">Aprendiz, ha finalizado de manera satisfactoria el estudio de este componente formativo, recuerde explorar los demás recursos que se encuentran disponibles; para ello, diríjase al menú principal, donde encontrará la síntesis, una actividad didáctica para reforzar los conceptos estudiados, material complementario, entre otros. </w:t>
            </w:r>
          </w:p>
          <w:p w:rsidR="00000000" w:rsidDel="00000000" w:rsidP="00000000" w:rsidRDefault="00000000" w:rsidRPr="00000000" w14:paraId="00000305">
            <w:pPr>
              <w:jc w:val="both"/>
              <w:rPr>
                <w:color w:val="7f7f7f"/>
              </w:rPr>
            </w:pPr>
            <w:r w:rsidDel="00000000" w:rsidR="00000000" w:rsidRPr="00000000">
              <w:rPr>
                <w:rtl w:val="0"/>
              </w:rPr>
            </w:r>
          </w:p>
        </w:tc>
      </w:tr>
    </w:tbl>
    <w:p w:rsidR="00000000" w:rsidDel="00000000" w:rsidP="00000000" w:rsidRDefault="00000000" w:rsidRPr="00000000" w14:paraId="00000306">
      <w:pPr>
        <w:spacing w:line="240" w:lineRule="auto"/>
        <w:jc w:val="both"/>
        <w:rPr/>
      </w:pPr>
      <w:r w:rsidDel="00000000" w:rsidR="00000000" w:rsidRPr="00000000">
        <w:rPr>
          <w:rtl w:val="0"/>
        </w:rPr>
      </w:r>
    </w:p>
    <w:p w:rsidR="00000000" w:rsidDel="00000000" w:rsidP="00000000" w:rsidRDefault="00000000" w:rsidRPr="00000000" w14:paraId="00000307">
      <w:pPr>
        <w:spacing w:line="240" w:lineRule="auto"/>
        <w:jc w:val="both"/>
        <w:rPr>
          <w:b w:val="1"/>
        </w:rPr>
      </w:pPr>
      <w:r w:rsidDel="00000000" w:rsidR="00000000" w:rsidRPr="00000000">
        <w:rPr>
          <w:rtl w:val="0"/>
        </w:rPr>
      </w:r>
    </w:p>
    <w:p w:rsidR="00000000" w:rsidDel="00000000" w:rsidP="00000000" w:rsidRDefault="00000000" w:rsidRPr="00000000" w14:paraId="00000308">
      <w:pPr>
        <w:spacing w:line="240" w:lineRule="auto"/>
        <w:jc w:val="both"/>
        <w:rPr>
          <w:b w:val="1"/>
        </w:rPr>
      </w:pPr>
      <w:r w:rsidDel="00000000" w:rsidR="00000000" w:rsidRPr="00000000">
        <w:rPr>
          <w:rtl w:val="0"/>
        </w:rPr>
      </w:r>
    </w:p>
    <w:p w:rsidR="00000000" w:rsidDel="00000000" w:rsidP="00000000" w:rsidRDefault="00000000" w:rsidRPr="00000000" w14:paraId="00000309">
      <w:pPr>
        <w:spacing w:line="240" w:lineRule="auto"/>
        <w:jc w:val="both"/>
        <w:rPr>
          <w:b w:val="1"/>
        </w:rPr>
      </w:pPr>
      <w:r w:rsidDel="00000000" w:rsidR="00000000" w:rsidRPr="00000000">
        <w:rPr>
          <w:b w:val="1"/>
          <w:rtl w:val="0"/>
        </w:rPr>
        <w:t xml:space="preserve">Síntesis</w:t>
      </w:r>
    </w:p>
    <w:p w:rsidR="00000000" w:rsidDel="00000000" w:rsidP="00000000" w:rsidRDefault="00000000" w:rsidRPr="00000000" w14:paraId="0000030A">
      <w:pPr>
        <w:spacing w:line="240" w:lineRule="auto"/>
        <w:jc w:val="both"/>
        <w:rPr>
          <w:b w:val="1"/>
        </w:rPr>
      </w:pPr>
      <w:r w:rsidDel="00000000" w:rsidR="00000000" w:rsidRPr="00000000">
        <w:rPr>
          <w:rtl w:val="0"/>
        </w:rPr>
      </w:r>
    </w:p>
    <w:tbl>
      <w:tblPr>
        <w:tblStyle w:val="Table31"/>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d9d9d9" w:val="clear"/>
          </w:tcPr>
          <w:p w:rsidR="00000000" w:rsidDel="00000000" w:rsidP="00000000" w:rsidRDefault="00000000" w:rsidRPr="00000000" w14:paraId="0000030B">
            <w:pPr>
              <w:jc w:val="both"/>
              <w:rPr/>
            </w:pPr>
            <w:r w:rsidDel="00000000" w:rsidR="00000000" w:rsidRPr="00000000">
              <w:rPr>
                <w:rtl w:val="0"/>
              </w:rPr>
              <w:t xml:space="preserve">Tipo de recurso.</w:t>
            </w:r>
          </w:p>
        </w:tc>
        <w:tc>
          <w:tcPr>
            <w:shd w:fill="d9d9d9" w:val="clear"/>
          </w:tcPr>
          <w:p w:rsidR="00000000" w:rsidDel="00000000" w:rsidP="00000000" w:rsidRDefault="00000000" w:rsidRPr="00000000" w14:paraId="0000030C">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0D">
            <w:pPr>
              <w:jc w:val="both"/>
              <w:rPr>
                <w:color w:val="bfbfbf"/>
              </w:rPr>
            </w:pPr>
            <w:r w:rsidDel="00000000" w:rsidR="00000000" w:rsidRPr="00000000">
              <w:rPr>
                <w:rtl w:val="0"/>
              </w:rPr>
            </w:r>
          </w:p>
          <w:p w:rsidR="00000000" w:rsidDel="00000000" w:rsidP="00000000" w:rsidRDefault="00000000" w:rsidRPr="00000000" w14:paraId="0000030E">
            <w:pPr>
              <w:jc w:val="both"/>
              <w:rPr>
                <w:color w:val="bfbfbf"/>
              </w:rPr>
            </w:pPr>
            <w:r w:rsidDel="00000000" w:rsidR="00000000" w:rsidRPr="00000000">
              <w:rPr>
                <w:highlight w:val="green"/>
                <w:rtl w:val="0"/>
              </w:rPr>
              <w:t xml:space="preserve">Documentación técnica de la instalación eléctrica.</w:t>
            </w:r>
            <w:r w:rsidDel="00000000" w:rsidR="00000000" w:rsidRPr="00000000">
              <w:rPr>
                <w:rtl w:val="0"/>
              </w:rPr>
            </w:r>
          </w:p>
          <w:p w:rsidR="00000000" w:rsidDel="00000000" w:rsidP="00000000" w:rsidRDefault="00000000" w:rsidRPr="00000000" w14:paraId="0000030F">
            <w:pPr>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11">
            <w:pPr>
              <w:jc w:val="both"/>
              <w:rPr/>
            </w:pPr>
            <w:r w:rsidDel="00000000" w:rsidR="00000000" w:rsidRPr="00000000">
              <w:rPr>
                <w:rtl w:val="0"/>
              </w:rPr>
              <w:t xml:space="preserve">Introducción.</w:t>
            </w:r>
          </w:p>
          <w:p w:rsidR="00000000" w:rsidDel="00000000" w:rsidP="00000000" w:rsidRDefault="00000000" w:rsidRPr="00000000" w14:paraId="00000312">
            <w:pPr>
              <w:jc w:val="both"/>
              <w:rPr>
                <w:color w:val="bfbfbf"/>
              </w:rPr>
            </w:pPr>
            <w:r w:rsidDel="00000000" w:rsidR="00000000" w:rsidRPr="00000000">
              <w:rPr>
                <w:rtl w:val="0"/>
              </w:rPr>
            </w:r>
          </w:p>
        </w:tc>
        <w:tc>
          <w:tcPr/>
          <w:p w:rsidR="00000000" w:rsidDel="00000000" w:rsidP="00000000" w:rsidRDefault="00000000" w:rsidRPr="00000000" w14:paraId="00000313">
            <w:pPr>
              <w:jc w:val="both"/>
              <w:rPr/>
            </w:pPr>
            <w:r w:rsidDel="00000000" w:rsidR="00000000" w:rsidRPr="00000000">
              <w:rPr>
                <w:rtl w:val="0"/>
              </w:rPr>
              <w:t xml:space="preserve">A continuación, encontrará una síntesis sobre los temas vistos en este componente formativo:</w:t>
            </w:r>
          </w:p>
        </w:tc>
      </w:tr>
      <w:tr>
        <w:trPr>
          <w:cantSplit w:val="0"/>
          <w:trHeight w:val="3861" w:hRule="atLeast"/>
          <w:tblHeader w:val="0"/>
        </w:trPr>
        <w:tc>
          <w:tcPr>
            <w:gridSpan w:val="2"/>
          </w:tcPr>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center"/>
              <w:rPr/>
            </w:pPr>
            <w:sdt>
              <w:sdtPr>
                <w:tag w:val="goog_rdk_67"/>
              </w:sdtPr>
              <w:sdtContent>
                <w:commentRangeStart w:id="54"/>
              </w:sdtContent>
            </w:sdt>
            <w:sdt>
              <w:sdtPr>
                <w:tag w:val="goog_rdk_68"/>
              </w:sdtPr>
              <w:sdtContent>
                <w:commentRangeStart w:id="55"/>
              </w:sdtContent>
            </w:sdt>
            <w:r w:rsidDel="00000000" w:rsidR="00000000" w:rsidRPr="00000000">
              <w:rPr>
                <w:rtl w:val="0"/>
              </w:rPr>
              <w:t xml:space="preserve">    </w:t>
            </w:r>
            <w:sdt>
              <w:sdtPr>
                <w:tag w:val="goog_rdk_69"/>
              </w:sdtPr>
              <w:sdtContent>
                <w:commentRangeStart w:id="56"/>
              </w:sdtContent>
            </w:sdt>
            <w:r w:rsidDel="00000000" w:rsidR="00000000" w:rsidRPr="00000000">
              <w:rPr>
                <w:rtl w:val="0"/>
              </w:rPr>
              <w:t xml:space="preserve"> </w:t>
            </w:r>
            <w:commentRangeEnd w:id="54"/>
            <w:r w:rsidDel="00000000" w:rsidR="00000000" w:rsidRPr="00000000">
              <w:commentReference w:id="54"/>
            </w:r>
            <w:commentRangeEnd w:id="55"/>
            <w:r w:rsidDel="00000000" w:rsidR="00000000" w:rsidRPr="00000000">
              <w:commentReference w:id="55"/>
            </w:r>
            <w:commentRangeEnd w:id="56"/>
            <w:r w:rsidDel="00000000" w:rsidR="00000000" w:rsidRPr="00000000">
              <w:commentReference w:id="56"/>
            </w:r>
            <w:r w:rsidDel="00000000" w:rsidR="00000000" w:rsidRPr="00000000">
              <w:rPr/>
              <w:drawing>
                <wp:inline distB="0" distT="0" distL="0" distR="0">
                  <wp:extent cx="5547572" cy="2556424"/>
                  <wp:effectExtent b="0" l="0" r="0" t="0"/>
                  <wp:docPr id="300" name="image5.jpg"/>
                  <a:graphic>
                    <a:graphicData uri="http://schemas.openxmlformats.org/drawingml/2006/picture">
                      <pic:pic>
                        <pic:nvPicPr>
                          <pic:cNvPr id="0" name="image5.jpg"/>
                          <pic:cNvPicPr preferRelativeResize="0"/>
                        </pic:nvPicPr>
                        <pic:blipFill>
                          <a:blip r:embed="rId48"/>
                          <a:srcRect b="0" l="0" r="0" t="0"/>
                          <a:stretch>
                            <a:fillRect/>
                          </a:stretch>
                        </pic:blipFill>
                        <pic:spPr>
                          <a:xfrm>
                            <a:off x="0" y="0"/>
                            <a:ext cx="5547572" cy="2556424"/>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jc w:val="center"/>
              <w:rPr/>
            </w:pPr>
            <w:hyperlink r:id="rId49">
              <w:r w:rsidDel="00000000" w:rsidR="00000000" w:rsidRPr="00000000">
                <w:rPr>
                  <w:color w:val="0000ff"/>
                  <w:u w:val="single"/>
                  <w:rtl w:val="0"/>
                </w:rPr>
                <w:t xml:space="preserve">https://www.mindomo.com/mindmap/c247eb8512fa4959aa3aea710a35f585</w:t>
              </w:r>
            </w:hyperlink>
            <w:r w:rsidDel="00000000" w:rsidR="00000000" w:rsidRPr="00000000">
              <w:rPr>
                <w:rtl w:val="0"/>
              </w:rPr>
            </w:r>
          </w:p>
        </w:tc>
      </w:tr>
    </w:tbl>
    <w:p w:rsidR="00000000" w:rsidDel="00000000" w:rsidP="00000000" w:rsidRDefault="00000000" w:rsidRPr="00000000" w14:paraId="00000318">
      <w:pPr>
        <w:spacing w:line="240" w:lineRule="auto"/>
        <w:jc w:val="both"/>
        <w:rPr>
          <w:color w:val="ff0000"/>
        </w:rPr>
      </w:pPr>
      <w:r w:rsidDel="00000000" w:rsidR="00000000" w:rsidRPr="00000000">
        <w:rPr>
          <w:rtl w:val="0"/>
        </w:rPr>
      </w:r>
    </w:p>
    <w:p w:rsidR="00000000" w:rsidDel="00000000" w:rsidP="00000000" w:rsidRDefault="00000000" w:rsidRPr="00000000" w14:paraId="00000319">
      <w:pPr>
        <w:spacing w:line="240" w:lineRule="auto"/>
        <w:jc w:val="both"/>
        <w:rPr>
          <w:color w:val="ff0000"/>
        </w:rPr>
      </w:pPr>
      <w:r w:rsidDel="00000000" w:rsidR="00000000" w:rsidRPr="00000000">
        <w:rPr>
          <w:rtl w:val="0"/>
        </w:rPr>
      </w:r>
    </w:p>
    <w:p w:rsidR="00000000" w:rsidDel="00000000" w:rsidP="00000000" w:rsidRDefault="00000000" w:rsidRPr="00000000" w14:paraId="0000031A">
      <w:pPr>
        <w:spacing w:line="240" w:lineRule="auto"/>
        <w:jc w:val="both"/>
        <w:rPr>
          <w:b w:val="1"/>
        </w:rPr>
      </w:pPr>
      <w:r w:rsidDel="00000000" w:rsidR="00000000" w:rsidRPr="00000000">
        <w:rPr>
          <w:b w:val="1"/>
          <w:rtl w:val="0"/>
        </w:rPr>
        <w:t xml:space="preserve">Actividad didáctica</w:t>
      </w:r>
    </w:p>
    <w:p w:rsidR="00000000" w:rsidDel="00000000" w:rsidP="00000000" w:rsidRDefault="00000000" w:rsidRPr="00000000" w14:paraId="0000031B">
      <w:pPr>
        <w:spacing w:line="240" w:lineRule="auto"/>
        <w:jc w:val="both"/>
        <w:rPr>
          <w:b w:val="1"/>
        </w:rPr>
      </w:pPr>
      <w:r w:rsidDel="00000000" w:rsidR="00000000" w:rsidRPr="00000000">
        <w:rPr>
          <w:rtl w:val="0"/>
        </w:rPr>
      </w:r>
    </w:p>
    <w:tbl>
      <w:tblPr>
        <w:tblStyle w:val="Table3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7638"/>
        <w:gridCol w:w="5076"/>
        <w:tblGridChange w:id="0">
          <w:tblGrid>
            <w:gridCol w:w="1940"/>
            <w:gridCol w:w="7638"/>
            <w:gridCol w:w="5076"/>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1C">
            <w:pPr>
              <w:widowControl w:val="0"/>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31D">
            <w:pPr>
              <w:pStyle w:val="Title"/>
              <w:widowControl w:val="0"/>
              <w:spacing w:after="0" w:lineRule="auto"/>
              <w:jc w:val="center"/>
              <w:rPr>
                <w:sz w:val="22"/>
                <w:szCs w:val="22"/>
              </w:rPr>
            </w:pPr>
            <w:bookmarkStart w:colFirst="0" w:colLast="0" w:name="_heading=h.z337ya" w:id="20"/>
            <w:bookmarkEnd w:id="20"/>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widowControl w:val="0"/>
              <w:jc w:val="both"/>
              <w:rPr/>
            </w:pPr>
            <w:r w:rsidDel="00000000" w:rsidR="00000000" w:rsidRPr="00000000">
              <w:rPr>
                <w:rtl w:val="0"/>
              </w:rPr>
              <w:t xml:space="preserve">Aprendiz, a continuación, encontrará una actividad didáctica en la cual tendrá que relacionar la definición con el concepto correcto, con el fin de que pueda afianzar los conocimientos adquiridos en este componente formativo. ¡Mucha suerte!  </w:t>
            </w:r>
          </w:p>
          <w:p w:rsidR="00000000" w:rsidDel="00000000" w:rsidP="00000000" w:rsidRDefault="00000000" w:rsidRPr="00000000" w14:paraId="00000320">
            <w:pPr>
              <w:widowControl w:val="0"/>
              <w:jc w:val="both"/>
              <w:rPr/>
            </w:pPr>
            <w:r w:rsidDel="00000000" w:rsidR="00000000" w:rsidRPr="00000000">
              <w:rPr>
                <w:rtl w:val="0"/>
              </w:rPr>
            </w:r>
          </w:p>
          <w:p w:rsidR="00000000" w:rsidDel="00000000" w:rsidP="00000000" w:rsidRDefault="00000000" w:rsidRPr="00000000" w14:paraId="00000321">
            <w:pPr>
              <w:widowControl w:val="0"/>
              <w:jc w:val="both"/>
              <w:rPr/>
            </w:pPr>
            <w:r w:rsidDel="00000000" w:rsidR="00000000" w:rsidRPr="00000000">
              <w:rPr>
                <w:rtl w:val="0"/>
              </w:rPr>
              <w:t xml:space="preserve">Retroalimentación positiva:</w:t>
            </w:r>
          </w:p>
          <w:p w:rsidR="00000000" w:rsidDel="00000000" w:rsidP="00000000" w:rsidRDefault="00000000" w:rsidRPr="00000000" w14:paraId="00000322">
            <w:pPr>
              <w:widowControl w:val="0"/>
              <w:jc w:val="both"/>
              <w:rPr/>
            </w:pPr>
            <w:r w:rsidDel="00000000" w:rsidR="00000000" w:rsidRPr="00000000">
              <w:rPr>
                <w:rtl w:val="0"/>
              </w:rPr>
              <w:t xml:space="preserve">¡Muy bien! Ha logrado relacionar todos los conceptos con sus respectivas definiciones correctamente, esto evidencia un conocimiento amplio frente a los temas vistos.</w:t>
            </w:r>
          </w:p>
          <w:p w:rsidR="00000000" w:rsidDel="00000000" w:rsidP="00000000" w:rsidRDefault="00000000" w:rsidRPr="00000000" w14:paraId="00000323">
            <w:pPr>
              <w:widowControl w:val="0"/>
              <w:jc w:val="both"/>
              <w:rPr/>
            </w:pPr>
            <w:r w:rsidDel="00000000" w:rsidR="00000000" w:rsidRPr="00000000">
              <w:rPr>
                <w:rtl w:val="0"/>
              </w:rPr>
            </w:r>
          </w:p>
          <w:p w:rsidR="00000000" w:rsidDel="00000000" w:rsidP="00000000" w:rsidRDefault="00000000" w:rsidRPr="00000000" w14:paraId="00000324">
            <w:pPr>
              <w:widowControl w:val="0"/>
              <w:jc w:val="both"/>
              <w:rPr/>
            </w:pPr>
            <w:r w:rsidDel="00000000" w:rsidR="00000000" w:rsidRPr="00000000">
              <w:rPr>
                <w:rtl w:val="0"/>
              </w:rPr>
              <w:t xml:space="preserve">Retroalimentación negativa:</w:t>
            </w:r>
          </w:p>
          <w:p w:rsidR="00000000" w:rsidDel="00000000" w:rsidP="00000000" w:rsidRDefault="00000000" w:rsidRPr="00000000" w14:paraId="00000325">
            <w:pPr>
              <w:widowControl w:val="0"/>
              <w:jc w:val="both"/>
              <w:rPr/>
            </w:pPr>
            <w:r w:rsidDel="00000000" w:rsidR="00000000" w:rsidRPr="00000000">
              <w:rPr>
                <w:rtl w:val="0"/>
              </w:rPr>
              <w:t xml:space="preserve">¡Error! Al menos una de las relaciones es incorrecta, se invita a repasar nuevamente los contenidos de este componente, para que logre afianzar sus conocimientos y pueda alcanzar satisfactoriamente esta actividad.</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jc w:val="both"/>
              <w:rPr/>
            </w:pPr>
            <w:r w:rsidDel="00000000" w:rsidR="00000000" w:rsidRPr="00000000">
              <w:rPr>
                <w:rtl w:val="0"/>
              </w:rPr>
              <w:t xml:space="preserve">Una imagen relacionada con instalaciones eléctricas. </w:t>
            </w:r>
          </w:p>
          <w:p w:rsidR="00000000" w:rsidDel="00000000" w:rsidP="00000000" w:rsidRDefault="00000000" w:rsidRPr="00000000" w14:paraId="00000328">
            <w:pPr>
              <w:widowControl w:val="0"/>
              <w:jc w:val="both"/>
              <w:rPr/>
            </w:pPr>
            <w:r w:rsidDel="00000000" w:rsidR="00000000" w:rsidRPr="00000000">
              <w:rPr>
                <w:rtl w:val="0"/>
              </w:rPr>
            </w:r>
          </w:p>
          <w:p w:rsidR="00000000" w:rsidDel="00000000" w:rsidP="00000000" w:rsidRDefault="00000000" w:rsidRPr="00000000" w14:paraId="00000329">
            <w:pPr>
              <w:widowControl w:val="0"/>
              <w:jc w:val="both"/>
              <w:rPr/>
            </w:pPr>
            <w:sdt>
              <w:sdtPr>
                <w:tag w:val="goog_rdk_70"/>
              </w:sdtPr>
              <w:sdtContent>
                <w:commentRangeStart w:id="57"/>
              </w:sdtContent>
            </w:sdt>
            <w:r w:rsidDel="00000000" w:rsidR="00000000" w:rsidRPr="00000000">
              <w:rPr/>
              <w:drawing>
                <wp:inline distB="0" distT="0" distL="0" distR="0">
                  <wp:extent cx="1828800" cy="1600200"/>
                  <wp:effectExtent b="0" l="0" r="0" t="0"/>
                  <wp:docPr descr="Vector gratuito colección de iconos isométricos de electricista" id="301" name="image1.jpg"/>
                  <a:graphic>
                    <a:graphicData uri="http://schemas.openxmlformats.org/drawingml/2006/picture">
                      <pic:pic>
                        <pic:nvPicPr>
                          <pic:cNvPr descr="Vector gratuito colección de iconos isométricos de electricista" id="0" name="image1.jpg"/>
                          <pic:cNvPicPr preferRelativeResize="0"/>
                        </pic:nvPicPr>
                        <pic:blipFill>
                          <a:blip r:embed="rId50"/>
                          <a:srcRect b="0" l="0" r="0" t="0"/>
                          <a:stretch>
                            <a:fillRect/>
                          </a:stretch>
                        </pic:blipFill>
                        <pic:spPr>
                          <a:xfrm>
                            <a:off x="0" y="0"/>
                            <a:ext cx="1828800" cy="160020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2A">
            <w:pPr>
              <w:widowControl w:val="0"/>
              <w:jc w:val="both"/>
              <w:rPr/>
            </w:pPr>
            <w:r w:rsidDel="00000000" w:rsidR="00000000" w:rsidRPr="00000000">
              <w:rPr>
                <w:rtl w:val="0"/>
              </w:rPr>
            </w:r>
          </w:p>
          <w:p w:rsidR="00000000" w:rsidDel="00000000" w:rsidP="00000000" w:rsidRDefault="00000000" w:rsidRPr="00000000" w14:paraId="0000032B">
            <w:pPr>
              <w:widowControl w:val="0"/>
              <w:jc w:val="both"/>
              <w:rPr/>
            </w:pPr>
            <w:r w:rsidDel="00000000" w:rsidR="00000000" w:rsidRPr="00000000">
              <w:rPr>
                <w:rtl w:val="0"/>
              </w:rPr>
              <w:t xml:space="preserve">Imagen: 228116_i50.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C">
            <w:pPr>
              <w:widowControl w:val="0"/>
              <w:jc w:val="both"/>
              <w:rPr/>
            </w:pPr>
            <w:r w:rsidDel="00000000" w:rsidR="00000000" w:rsidRPr="00000000">
              <w:rPr>
                <w:rtl w:val="0"/>
              </w:rPr>
              <w:t xml:space="preserve">Estos planos describen la fuente de alimentación y cualquier circuito auxiliar derivado de la fuente de alimentación principal.</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jc w:val="both"/>
              <w:rPr/>
            </w:pPr>
            <w:r w:rsidDel="00000000" w:rsidR="00000000" w:rsidRPr="00000000">
              <w:rPr>
                <w:rtl w:val="0"/>
              </w:rPr>
              <w:t xml:space="preserve">Alimentación general.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F">
            <w:pPr>
              <w:jc w:val="both"/>
              <w:rPr/>
            </w:pPr>
            <w:r w:rsidDel="00000000" w:rsidR="00000000" w:rsidRPr="00000000">
              <w:rPr>
                <w:rtl w:val="0"/>
              </w:rPr>
              <w:t xml:space="preserve">Estos planos muestran los detalles de conexión de cada conjunto de estaciones terminales involucradas en el sistema.</w:t>
            </w:r>
          </w:p>
          <w:p w:rsidR="00000000" w:rsidDel="00000000" w:rsidP="00000000" w:rsidRDefault="00000000" w:rsidRPr="00000000" w14:paraId="00000330">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jc w:val="both"/>
              <w:rPr/>
            </w:pPr>
            <w:r w:rsidDel="00000000" w:rsidR="00000000" w:rsidRPr="00000000">
              <w:rPr>
                <w:rtl w:val="0"/>
              </w:rPr>
              <w:t xml:space="preserve">Planos de borneras.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3">
            <w:pPr>
              <w:jc w:val="both"/>
              <w:rPr/>
            </w:pPr>
            <w:r w:rsidDel="00000000" w:rsidR="00000000" w:rsidRPr="00000000">
              <w:rPr>
                <w:rtl w:val="0"/>
              </w:rPr>
              <w:t xml:space="preserve">Los interruptores y relés son los encargados de interrumpir el flujo de energía. Sirven para regular la corriente eléctrica, desconectarla y conectarla cuando sea necesario. </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jc w:val="both"/>
              <w:rPr/>
            </w:pPr>
            <w:r w:rsidDel="00000000" w:rsidR="00000000" w:rsidRPr="00000000">
              <w:rPr>
                <w:rtl w:val="0"/>
              </w:rPr>
              <w:t xml:space="preserve">Control y operación.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6">
            <w:pPr>
              <w:jc w:val="both"/>
              <w:rPr/>
            </w:pPr>
            <w:r w:rsidDel="00000000" w:rsidR="00000000" w:rsidRPr="00000000">
              <w:rPr>
                <w:rtl w:val="0"/>
              </w:rPr>
              <w:t xml:space="preserve">Es un instrumento empleado para indicar el paso de corrientes eléctricas pequeñas por un circuito, así como para medir con precisión la intensidad de estas corrientes eléctricas. Su funcionamiento se basa en un puntero conectado por resorte al eje de una bobina rectangular suspendida por la acción de dos polos opuestos de un imán permanente.</w:t>
            </w:r>
          </w:p>
          <w:p w:rsidR="00000000" w:rsidDel="00000000" w:rsidP="00000000" w:rsidRDefault="00000000" w:rsidRPr="00000000" w14:paraId="00000337">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jc w:val="both"/>
              <w:rPr/>
            </w:pPr>
            <w:r w:rsidDel="00000000" w:rsidR="00000000" w:rsidRPr="00000000">
              <w:rPr>
                <w:rtl w:val="0"/>
              </w:rPr>
              <w:t xml:space="preserve">Galvanómetro.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A">
            <w:pPr>
              <w:jc w:val="both"/>
              <w:rPr/>
            </w:pPr>
            <w:r w:rsidDel="00000000" w:rsidR="00000000" w:rsidRPr="00000000">
              <w:rPr>
                <w:rtl w:val="0"/>
              </w:rPr>
              <w:t xml:space="preserve">Con este tipo, la energía eléctrica​​​​​​​​​​​​​​​​​​​​​​​​​​​​​​​​​​​​​​​​​​​​​​​​​​​​​​​​​​​​​​​​​​​​​​​​​​​​​​​​​​​​​​​​​​​​​​​​​​​​​​​​​​​​​​​​​​​​​​​​​​​​​​​​​​​​​​​​​​ si cambia algunos parámetros, tiene sus características, que son diferentes a las originales. Este es el caso de las subestaciones donde se cambia el voltaje. Aumenta o disminuye, se logra un uso seguro del vehículo, la tensión alcanza de seis (6) kV., a tres (3) kV.</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jc w:val="both"/>
              <w:rPr/>
            </w:pPr>
            <w:r w:rsidDel="00000000" w:rsidR="00000000" w:rsidRPr="00000000">
              <w:rPr>
                <w:rtl w:val="0"/>
              </w:rPr>
              <w:t xml:space="preserve">Instalaciones transformadoras.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D">
            <w:pPr>
              <w:jc w:val="both"/>
              <w:rPr/>
            </w:pPr>
            <w:r w:rsidDel="00000000" w:rsidR="00000000" w:rsidRPr="00000000">
              <w:rPr>
                <w:rtl w:val="0"/>
              </w:rPr>
              <w:t xml:space="preserve">Está hecho de uno o más alambres aislantes que están colectivamente adjuntos por una lámina de aluminio </w:t>
            </w:r>
            <w:r w:rsidDel="00000000" w:rsidR="00000000" w:rsidRPr="00000000">
              <w:rPr>
                <w:i w:val="1"/>
                <w:rtl w:val="0"/>
              </w:rPr>
              <w:t xml:space="preserve">Mylar</w:t>
            </w:r>
            <w:r w:rsidDel="00000000" w:rsidR="00000000" w:rsidRPr="00000000">
              <w:rPr>
                <w:rtl w:val="0"/>
              </w:rPr>
              <w:t xml:space="preserve"> o tejido trenzado de blindaje.</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jc w:val="both"/>
              <w:rPr/>
            </w:pPr>
            <w:r w:rsidDel="00000000" w:rsidR="00000000" w:rsidRPr="00000000">
              <w:rPr>
                <w:rtl w:val="0"/>
              </w:rPr>
              <w:t xml:space="preserve">Blindados.</w:t>
            </w:r>
          </w:p>
        </w:tc>
      </w:tr>
    </w:tbl>
    <w:p w:rsidR="00000000" w:rsidDel="00000000" w:rsidP="00000000" w:rsidRDefault="00000000" w:rsidRPr="00000000" w14:paraId="00000340">
      <w:pPr>
        <w:spacing w:line="240" w:lineRule="auto"/>
        <w:jc w:val="both"/>
        <w:rPr>
          <w:b w:val="1"/>
        </w:rPr>
      </w:pPr>
      <w:r w:rsidDel="00000000" w:rsidR="00000000" w:rsidRPr="00000000">
        <w:rPr>
          <w:rtl w:val="0"/>
        </w:rPr>
      </w:r>
    </w:p>
    <w:p w:rsidR="00000000" w:rsidDel="00000000" w:rsidP="00000000" w:rsidRDefault="00000000" w:rsidRPr="00000000" w14:paraId="00000341">
      <w:pPr>
        <w:spacing w:line="240" w:lineRule="auto"/>
        <w:jc w:val="both"/>
        <w:rPr>
          <w:b w:val="1"/>
        </w:rPr>
      </w:pPr>
      <w:r w:rsidDel="00000000" w:rsidR="00000000" w:rsidRPr="00000000">
        <w:rPr>
          <w:rtl w:val="0"/>
        </w:rPr>
      </w:r>
    </w:p>
    <w:p w:rsidR="00000000" w:rsidDel="00000000" w:rsidP="00000000" w:rsidRDefault="00000000" w:rsidRPr="00000000" w14:paraId="00000342">
      <w:pPr>
        <w:spacing w:line="240" w:lineRule="auto"/>
        <w:jc w:val="both"/>
        <w:rPr>
          <w:b w:val="1"/>
        </w:rPr>
      </w:pPr>
      <w:r w:rsidDel="00000000" w:rsidR="00000000" w:rsidRPr="00000000">
        <w:rPr>
          <w:b w:val="1"/>
          <w:rtl w:val="0"/>
        </w:rPr>
        <w:t xml:space="preserve">Material complementario</w:t>
      </w:r>
    </w:p>
    <w:p w:rsidR="00000000" w:rsidDel="00000000" w:rsidP="00000000" w:rsidRDefault="00000000" w:rsidRPr="00000000" w14:paraId="00000343">
      <w:pPr>
        <w:spacing w:line="240" w:lineRule="auto"/>
        <w:jc w:val="both"/>
        <w:rPr>
          <w:b w:val="1"/>
        </w:rPr>
      </w:pPr>
      <w:r w:rsidDel="00000000" w:rsidR="00000000" w:rsidRPr="00000000">
        <w:rPr>
          <w:rtl w:val="0"/>
        </w:rPr>
      </w:r>
    </w:p>
    <w:tbl>
      <w:tblPr>
        <w:tblStyle w:val="Table33"/>
        <w:tblW w:w="14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9"/>
        <w:gridCol w:w="4768"/>
        <w:gridCol w:w="1843"/>
        <w:gridCol w:w="5386"/>
        <w:tblGridChange w:id="0">
          <w:tblGrid>
            <w:gridCol w:w="2309"/>
            <w:gridCol w:w="4768"/>
            <w:gridCol w:w="1843"/>
            <w:gridCol w:w="5386"/>
          </w:tblGrid>
        </w:tblGridChange>
      </w:tblGrid>
      <w:tr>
        <w:trPr>
          <w:cantSplit w:val="0"/>
          <w:trHeight w:val="29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jc w:val="both"/>
              <w:rPr/>
            </w:pPr>
            <w:bookmarkStart w:colFirst="0" w:colLast="0" w:name="_heading=h.3j2qqm3" w:id="21"/>
            <w:bookmarkEnd w:id="21"/>
            <w:r w:rsidDel="00000000" w:rsidR="00000000" w:rsidRPr="00000000">
              <w:rPr>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345">
            <w:pPr>
              <w:pStyle w:val="Title"/>
              <w:widowControl w:val="0"/>
              <w:spacing w:after="0" w:lineRule="auto"/>
              <w:jc w:val="center"/>
              <w:rPr>
                <w:sz w:val="22"/>
                <w:szCs w:val="22"/>
              </w:rPr>
            </w:pPr>
            <w:bookmarkStart w:colFirst="0" w:colLast="0" w:name="_heading=h.1y810tw" w:id="22"/>
            <w:bookmarkEnd w:id="22"/>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jc w:val="both"/>
              <w:rPr>
                <w:color w:val="0f0f0f"/>
              </w:rPr>
            </w:pPr>
            <w:r w:rsidDel="00000000" w:rsidR="00000000" w:rsidRPr="00000000">
              <w:rPr>
                <w:rtl w:val="0"/>
              </w:rPr>
              <w:t xml:space="preserve">Tablero eléctrico, montaje y cableado – paso a paso.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AGT Power (24 de septiembre de 2018). Tablero eléctrico, montaje y cableado – “paso a paso. [Archivo de video]. YouTube. Consultado de: </w:t>
            </w:r>
            <w:hyperlink r:id="rId51">
              <w:r w:rsidDel="00000000" w:rsidR="00000000" w:rsidRPr="00000000">
                <w:rPr>
                  <w:color w:val="0000ff"/>
                  <w:u w:val="single"/>
                  <w:rtl w:val="0"/>
                </w:rPr>
                <w:t xml:space="preserve">https://youtu.be/TYZiJ95dhvc</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jc w:val="both"/>
              <w:rPr/>
            </w:pPr>
            <w:hyperlink r:id="rId52">
              <w:r w:rsidDel="00000000" w:rsidR="00000000" w:rsidRPr="00000000">
                <w:rPr>
                  <w:color w:val="0000ff"/>
                  <w:u w:val="single"/>
                  <w:rtl w:val="0"/>
                </w:rPr>
                <w:t xml:space="preserve">https://youtu.be/TYZiJ95dhvc</w:t>
              </w:r>
            </w:hyperlink>
            <w:r w:rsidDel="00000000" w:rsidR="00000000" w:rsidRPr="00000000">
              <w:rPr>
                <w:rtl w:val="0"/>
              </w:rPr>
            </w:r>
          </w:p>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jc w:val="both"/>
              <w:rPr>
                <w:highlight w:val="white"/>
              </w:rPr>
            </w:pPr>
            <w:r w:rsidDel="00000000" w:rsidR="00000000" w:rsidRPr="00000000">
              <w:rPr>
                <w:highlight w:val="white"/>
                <w:rtl w:val="0"/>
              </w:rPr>
              <w:t xml:space="preserve">Reglamento técnico de Instalaciones Eléctricas – RETIE.</w:t>
            </w:r>
          </w:p>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Ministerio de minas y energía.  (2017). Página web institucional. </w:t>
            </w:r>
            <w:r w:rsidDel="00000000" w:rsidR="00000000" w:rsidRPr="00000000">
              <w:rPr>
                <w:highlight w:val="white"/>
                <w:rtl w:val="0"/>
              </w:rPr>
              <w:t xml:space="preserve">Reglamento Técnico de Instalaciones Eléctricas – RETIE</w:t>
            </w:r>
            <w:r w:rsidDel="00000000" w:rsidR="00000000" w:rsidRPr="00000000">
              <w:rPr>
                <w:rtl w:val="0"/>
              </w:rPr>
              <w:t xml:space="preserve">. Consultado de: </w:t>
            </w:r>
            <w:hyperlink r:id="rId53">
              <w:r w:rsidDel="00000000" w:rsidR="00000000" w:rsidRPr="00000000">
                <w:rPr>
                  <w:color w:val="0000ff"/>
                  <w:u w:val="single"/>
                  <w:rtl w:val="0"/>
                </w:rPr>
                <w:t xml:space="preserve">https://www</w:t>
              </w:r>
            </w:hyperlink>
            <w:r w:rsidDel="00000000" w:rsidR="00000000" w:rsidRPr="00000000">
              <w:rPr>
                <w:color w:val="0000ff"/>
                <w:u w:val="single"/>
                <w:rtl w:val="0"/>
              </w:rPr>
              <w:t xml:space="preserve">.minenergia.gov.co/es/misional/energia-electrica-2/reglamentos-tecnicos/reglamento-t%C3%A9cnico-de-instalaciones-el%C3%A9ctricas-retie/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jc w:val="both"/>
              <w:rPr/>
            </w:pPr>
            <w:hyperlink r:id="rId54">
              <w:r w:rsidDel="00000000" w:rsidR="00000000" w:rsidRPr="00000000">
                <w:rPr>
                  <w:color w:val="0000ff"/>
                  <w:u w:val="single"/>
                  <w:rtl w:val="0"/>
                </w:rPr>
                <w:t xml:space="preserve">https://www</w:t>
              </w:r>
            </w:hyperlink>
            <w:r w:rsidDel="00000000" w:rsidR="00000000" w:rsidRPr="00000000">
              <w:rPr>
                <w:color w:val="0000ff"/>
                <w:u w:val="single"/>
                <w:rtl w:val="0"/>
              </w:rPr>
              <w:t xml:space="preserve">.minenergia.gov.co/es/misional/energia-electrica-2/reglamentos-tecnicos/reglamento-t%C3%A9cnico-de-instalaciones-el%C3%A9ctricas-retie/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jc w:val="both"/>
              <w:rPr/>
            </w:pPr>
            <w:r w:rsidDel="00000000" w:rsidR="00000000" w:rsidRPr="00000000">
              <w:rPr>
                <w:rtl w:val="0"/>
              </w:rPr>
              <w:t xml:space="preserve">Tutorial de cómo usar el multímetro.</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jc w:val="both"/>
              <w:rPr/>
            </w:pPr>
            <w:r w:rsidDel="00000000" w:rsidR="00000000" w:rsidRPr="00000000">
              <w:rPr>
                <w:rtl w:val="0"/>
              </w:rPr>
              <w:t xml:space="preserve">Rincón Ingenieril. (3 de septiembre de 2016) Cómo usar el multímetro – Tutorial [Archivo de video]. YouTube. Consultado de: </w:t>
            </w:r>
            <w:hyperlink r:id="rId55">
              <w:r w:rsidDel="00000000" w:rsidR="00000000" w:rsidRPr="00000000">
                <w:rPr>
                  <w:color w:val="0000ff"/>
                  <w:u w:val="single"/>
                  <w:rtl w:val="0"/>
                </w:rPr>
                <w:t xml:space="preserve">https://youtu.be/WzsQDgi9GlY</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jc w:val="both"/>
              <w:rPr/>
            </w:pPr>
            <w:hyperlink r:id="rId56">
              <w:r w:rsidDel="00000000" w:rsidR="00000000" w:rsidRPr="00000000">
                <w:rPr>
                  <w:color w:val="0000ff"/>
                  <w:u w:val="single"/>
                  <w:rtl w:val="0"/>
                </w:rPr>
                <w:t xml:space="preserve">https://youtu.be/WzsQDgi9GlY</w:t>
              </w:r>
            </w:hyperlink>
            <w:r w:rsidDel="00000000" w:rsidR="00000000" w:rsidRPr="00000000">
              <w:rPr>
                <w:rtl w:val="0"/>
              </w:rPr>
            </w:r>
          </w:p>
          <w:p w:rsidR="00000000" w:rsidDel="00000000" w:rsidP="00000000" w:rsidRDefault="00000000" w:rsidRPr="00000000" w14:paraId="0000035A">
            <w:pPr>
              <w:widowControl w:val="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jc w:val="both"/>
              <w:rPr/>
            </w:pPr>
            <w:r w:rsidDel="00000000" w:rsidR="00000000" w:rsidRPr="00000000">
              <w:rPr>
                <w:color w:val="0f0f0f"/>
                <w:rtl w:val="0"/>
              </w:rPr>
              <w:t xml:space="preserve">Montaje estructura en bandera Redes de Distribución SENA Cúcuta.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C">
            <w:pPr>
              <w:pStyle w:val="Heading1"/>
              <w:shd w:fill="ffffff" w:val="clear"/>
              <w:spacing w:after="0" w:before="0" w:lineRule="auto"/>
              <w:jc w:val="both"/>
              <w:rPr>
                <w:color w:val="0f0f0f"/>
                <w:sz w:val="22"/>
                <w:szCs w:val="22"/>
              </w:rPr>
            </w:pPr>
            <w:r w:rsidDel="00000000" w:rsidR="00000000" w:rsidRPr="00000000">
              <w:rPr>
                <w:sz w:val="22"/>
                <w:szCs w:val="22"/>
                <w:rtl w:val="0"/>
              </w:rPr>
              <w:t xml:space="preserve">Servicio nacional de aprendizaje [SENA]. (31 de enero de 2019). </w:t>
            </w:r>
            <w:r w:rsidDel="00000000" w:rsidR="00000000" w:rsidRPr="00000000">
              <w:rPr>
                <w:color w:val="0f0f0f"/>
                <w:sz w:val="22"/>
                <w:szCs w:val="22"/>
                <w:rtl w:val="0"/>
              </w:rPr>
              <w:t xml:space="preserve">Montaje estructura en bandera Redes de Distribución SENA Cúcuta</w:t>
            </w:r>
          </w:p>
          <w:p w:rsidR="00000000" w:rsidDel="00000000" w:rsidP="00000000" w:rsidRDefault="00000000" w:rsidRPr="00000000" w14:paraId="0000035D">
            <w:pPr>
              <w:widowControl w:val="0"/>
              <w:jc w:val="both"/>
              <w:rPr>
                <w:color w:val="0000ff"/>
                <w:u w:val="single"/>
              </w:rPr>
            </w:pPr>
            <w:r w:rsidDel="00000000" w:rsidR="00000000" w:rsidRPr="00000000">
              <w:rPr>
                <w:rtl w:val="0"/>
              </w:rPr>
              <w:t xml:space="preserve">[Archivo de video]. YouTube. Consultado de: </w:t>
            </w:r>
            <w:hyperlink r:id="rId57">
              <w:r w:rsidDel="00000000" w:rsidR="00000000" w:rsidRPr="00000000">
                <w:rPr>
                  <w:color w:val="0000ff"/>
                  <w:u w:val="single"/>
                  <w:rtl w:val="0"/>
                </w:rPr>
                <w:t xml:space="preserve">https://www.youtube.com/watch?v=mWlL7zw5K2s&amp;ab_channel=ElectricidadSENA</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jc w:val="both"/>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jc w:val="both"/>
              <w:rPr>
                <w:color w:val="0000ff"/>
                <w:u w:val="single"/>
              </w:rPr>
            </w:pPr>
            <w:hyperlink r:id="rId58">
              <w:r w:rsidDel="00000000" w:rsidR="00000000" w:rsidRPr="00000000">
                <w:rPr>
                  <w:color w:val="0000ff"/>
                  <w:u w:val="single"/>
                  <w:rtl w:val="0"/>
                </w:rPr>
                <w:t xml:space="preserve">https://www.youtube.com/watch?v=mWlL7zw5K2s&amp;ab_channel=ElectricidadSENA</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60">
      <w:pPr>
        <w:pStyle w:val="Title"/>
        <w:spacing w:after="0" w:line="240" w:lineRule="auto"/>
        <w:jc w:val="both"/>
        <w:rPr>
          <w:sz w:val="22"/>
          <w:szCs w:val="22"/>
        </w:rPr>
      </w:pPr>
      <w:r w:rsidDel="00000000" w:rsidR="00000000" w:rsidRPr="00000000">
        <w:rPr>
          <w:rtl w:val="0"/>
        </w:rPr>
      </w:r>
    </w:p>
    <w:p w:rsidR="00000000" w:rsidDel="00000000" w:rsidP="00000000" w:rsidRDefault="00000000" w:rsidRPr="00000000" w14:paraId="00000361">
      <w:pPr>
        <w:spacing w:line="240" w:lineRule="auto"/>
        <w:jc w:val="both"/>
        <w:rPr/>
      </w:pPr>
      <w:r w:rsidDel="00000000" w:rsidR="00000000" w:rsidRPr="00000000">
        <w:rPr>
          <w:rtl w:val="0"/>
        </w:rPr>
      </w:r>
    </w:p>
    <w:p w:rsidR="00000000" w:rsidDel="00000000" w:rsidP="00000000" w:rsidRDefault="00000000" w:rsidRPr="00000000" w14:paraId="00000362">
      <w:pPr>
        <w:spacing w:line="240" w:lineRule="auto"/>
        <w:jc w:val="both"/>
        <w:rPr>
          <w:b w:val="1"/>
        </w:rPr>
      </w:pPr>
      <w:r w:rsidDel="00000000" w:rsidR="00000000" w:rsidRPr="00000000">
        <w:rPr>
          <w:b w:val="1"/>
          <w:rtl w:val="0"/>
        </w:rPr>
        <w:t xml:space="preserve">Glosario</w:t>
      </w:r>
    </w:p>
    <w:p w:rsidR="00000000" w:rsidDel="00000000" w:rsidP="00000000" w:rsidRDefault="00000000" w:rsidRPr="00000000" w14:paraId="00000363">
      <w:pPr>
        <w:spacing w:line="240" w:lineRule="auto"/>
        <w:jc w:val="both"/>
        <w:rPr/>
      </w:pPr>
      <w:r w:rsidDel="00000000" w:rsidR="00000000" w:rsidRPr="00000000">
        <w:rPr>
          <w:rtl w:val="0"/>
        </w:rPr>
      </w:r>
    </w:p>
    <w:tbl>
      <w:tblPr>
        <w:tblStyle w:val="Table34"/>
        <w:tblW w:w="143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372"/>
        <w:tblGridChange w:id="0">
          <w:tblGrid>
            <w:gridCol w:w="1935"/>
            <w:gridCol w:w="12372"/>
          </w:tblGrid>
        </w:tblGridChange>
      </w:tblGrid>
      <w:tr>
        <w:trPr>
          <w:cantSplit w:val="0"/>
          <w:trHeight w:val="20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65">
            <w:pPr>
              <w:pStyle w:val="Title"/>
              <w:spacing w:after="0" w:lineRule="auto"/>
              <w:jc w:val="center"/>
              <w:rPr>
                <w:sz w:val="22"/>
                <w:szCs w:val="22"/>
              </w:rPr>
            </w:pPr>
            <w:bookmarkStart w:colFirst="0" w:colLast="0" w:name="_heading=h.4i7ojhp" w:id="23"/>
            <w:bookmarkEnd w:id="23"/>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jc w:val="both"/>
              <w:rPr/>
            </w:pPr>
            <w:bookmarkStart w:colFirst="0" w:colLast="0" w:name="_heading=h.2xcytpi" w:id="24"/>
            <w:bookmarkEnd w:id="24"/>
            <w:r w:rsidDel="00000000" w:rsidR="00000000" w:rsidRPr="00000000">
              <w:rPr>
                <w:rtl w:val="0"/>
              </w:rPr>
              <w:t xml:space="preserve">AC:</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la abreviatura se refiere a corriente alterna. Es la propiedad de una corriente eléctrica que exhibe un cambio de amplitud sinusoidal con el tiempo y la frecuencia. Esto también se aplica a la tensión.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jc w:val="both"/>
              <w:rPr/>
            </w:pPr>
            <w:r w:rsidDel="00000000" w:rsidR="00000000" w:rsidRPr="00000000">
              <w:rPr>
                <w:rtl w:val="0"/>
              </w:rPr>
              <w:t xml:space="preserve">Anomalía:</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jc w:val="both"/>
              <w:rPr/>
            </w:pPr>
            <w:r w:rsidDel="00000000" w:rsidR="00000000" w:rsidRPr="00000000">
              <w:rPr>
                <w:rtl w:val="0"/>
              </w:rPr>
              <w:t xml:space="preserve">información que se reporta como parte de la lectura de medidores, en sitio y análisis de consumos y proceso crítico mediante el uso de códigos previamente establecidos por la empresa, los cuales describen los problemas o situaciones encontradas en la cuenta producto de la lectura y/o consumo análisis.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jc w:val="both"/>
              <w:rPr/>
            </w:pPr>
            <w:r w:rsidDel="00000000" w:rsidR="00000000" w:rsidRPr="00000000">
              <w:rPr>
                <w:i w:val="1"/>
                <w:rtl w:val="0"/>
              </w:rPr>
              <w:t xml:space="preserve">Breakers</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jc w:val="both"/>
              <w:rPr/>
            </w:pPr>
            <w:r w:rsidDel="00000000" w:rsidR="00000000" w:rsidRPr="00000000">
              <w:rPr>
                <w:rtl w:val="0"/>
              </w:rPr>
              <w:t xml:space="preserve">es el término en inglés para un disyuntor, que funciona cerrando o interrumpiendo automáticamente la corriente en un circuito para proteger las instalaciones y las personas de daños causados ​​por cortocircuitos o sobrecargas.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jc w:val="both"/>
              <w:rPr>
                <w:i w:val="1"/>
              </w:rPr>
            </w:pPr>
            <w:r w:rsidDel="00000000" w:rsidR="00000000" w:rsidRPr="00000000">
              <w:rPr>
                <w:rtl w:val="0"/>
              </w:rPr>
              <w:t xml:space="preserve">Controlador lógico programable</w:t>
            </w:r>
            <w:r w:rsidDel="00000000" w:rsidR="00000000" w:rsidRPr="00000000">
              <w:rPr>
                <w:i w:val="1"/>
                <w:rtl w:val="0"/>
              </w:rPr>
              <w:t xml:space="preserve"> (PLC por sus siglas en inglés)</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jc w:val="both"/>
              <w:rPr/>
            </w:pPr>
            <w:r w:rsidDel="00000000" w:rsidR="00000000" w:rsidRPr="00000000">
              <w:rPr>
                <w:rtl w:val="0"/>
              </w:rPr>
              <w:t xml:space="preserve">es principalmente una computadora utilizada en la tecnología de automatización industrial, para monitorear máquinas de producción o situaciones mecánicas.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E">
            <w:pPr>
              <w:widowControl w:val="0"/>
              <w:jc w:val="both"/>
              <w:rPr/>
            </w:pPr>
            <w:r w:rsidDel="00000000" w:rsidR="00000000" w:rsidRPr="00000000">
              <w:rPr>
                <w:rtl w:val="0"/>
              </w:rPr>
              <w:t xml:space="preserve">Efecto </w:t>
            </w:r>
            <w:r w:rsidDel="00000000" w:rsidR="00000000" w:rsidRPr="00000000">
              <w:rPr>
                <w:i w:val="1"/>
                <w:rtl w:val="0"/>
              </w:rPr>
              <w:t xml:space="preserve">Joule</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jc w:val="both"/>
              <w:rPr/>
            </w:pPr>
            <w:r w:rsidDel="00000000" w:rsidR="00000000" w:rsidRPr="00000000">
              <w:rPr>
                <w:rtl w:val="0"/>
              </w:rPr>
              <w:t xml:space="preserve">este es un fenómeno en el que los electrones que se mueven en una corriente eléctrica chocan con el material que atraviesan. La energía cinética de los electrones se convierte luego en energía térmica, calentando el material a través del cual viajan.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jc w:val="both"/>
              <w:rPr/>
            </w:pPr>
            <w:r w:rsidDel="00000000" w:rsidR="00000000" w:rsidRPr="00000000">
              <w:rPr>
                <w:rtl w:val="0"/>
              </w:rPr>
              <w:t xml:space="preserve">Electrones:</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jc w:val="both"/>
              <w:rPr/>
            </w:pPr>
            <w:r w:rsidDel="00000000" w:rsidR="00000000" w:rsidRPr="00000000">
              <w:rPr>
                <w:rtl w:val="0"/>
              </w:rPr>
              <w:t xml:space="preserve">son partículas que tienen una carga eléctrica negativa, forman una capa exterior de átomos reactivos, que interactúan entre sí y forman enlaces químicos que mantienen unidas a las moléculas. El flujo de electrones entre dos puntos crea una corriente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jc w:val="both"/>
              <w:rPr/>
            </w:pPr>
            <w:r w:rsidDel="00000000" w:rsidR="00000000" w:rsidRPr="00000000">
              <w:rPr>
                <w:rtl w:val="0"/>
              </w:rPr>
              <w:t xml:space="preserve">Kilovoltio (VK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jc w:val="both"/>
              <w:rPr/>
            </w:pPr>
            <w:r w:rsidDel="00000000" w:rsidR="00000000" w:rsidRPr="00000000">
              <w:rPr>
                <w:rtl w:val="0"/>
              </w:rPr>
              <w:t xml:space="preserve">Medida de potencia eléctrica.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jc w:val="both"/>
              <w:rPr/>
            </w:pPr>
            <w:r w:rsidDel="00000000" w:rsidR="00000000" w:rsidRPr="00000000">
              <w:rPr>
                <w:rtl w:val="0"/>
              </w:rPr>
              <w:t xml:space="preserve">Línea general de alimentación (LGA):</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jc w:val="both"/>
              <w:rPr/>
            </w:pPr>
            <w:r w:rsidDel="00000000" w:rsidR="00000000" w:rsidRPr="00000000">
              <w:rPr>
                <w:rtl w:val="0"/>
              </w:rPr>
              <w:t xml:space="preserve">enlace entre la caja general de protección con la centralización de contadores.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jc w:val="both"/>
              <w:rPr/>
            </w:pPr>
            <w:r w:rsidDel="00000000" w:rsidR="00000000" w:rsidRPr="00000000">
              <w:rPr>
                <w:rtl w:val="0"/>
              </w:rPr>
              <w:t xml:space="preserve">Reglamento electrotécnico de baja tensión (REBT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jc w:val="both"/>
              <w:rPr/>
            </w:pPr>
            <w:r w:rsidDel="00000000" w:rsidR="00000000" w:rsidRPr="00000000">
              <w:rPr>
                <w:rtl w:val="0"/>
              </w:rPr>
              <w:t xml:space="preserve">conjunto de normas o instrucciones técnicas complementarias que establecen la regulación en cuanto a instalaciones eléctricas de baja tensión en España.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jc w:val="both"/>
              <w:rPr/>
            </w:pPr>
            <w:r w:rsidDel="00000000" w:rsidR="00000000" w:rsidRPr="00000000">
              <w:rPr>
                <w:rtl w:val="0"/>
              </w:rPr>
              <w:t xml:space="preserve">Resistencia:</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jc w:val="both"/>
              <w:rPr/>
            </w:pPr>
            <w:r w:rsidDel="00000000" w:rsidR="00000000" w:rsidRPr="00000000">
              <w:rPr>
                <w:rtl w:val="0"/>
              </w:rPr>
              <w:t xml:space="preserve">la propiedad del material para resistir el paso de la corriente eléctrica. La resistencia depende de la longitud del cable, su material, sección transversal y temperatura. La unidad de resistencia es Ω.</w:t>
            </w:r>
          </w:p>
        </w:tc>
      </w:tr>
    </w:tbl>
    <w:p w:rsidR="00000000" w:rsidDel="00000000" w:rsidP="00000000" w:rsidRDefault="00000000" w:rsidRPr="00000000" w14:paraId="0000037A">
      <w:pPr>
        <w:spacing w:line="240" w:lineRule="auto"/>
        <w:jc w:val="both"/>
        <w:rPr/>
      </w:pPr>
      <w:r w:rsidDel="00000000" w:rsidR="00000000" w:rsidRPr="00000000">
        <w:rPr>
          <w:rtl w:val="0"/>
        </w:rPr>
      </w:r>
    </w:p>
    <w:p w:rsidR="00000000" w:rsidDel="00000000" w:rsidP="00000000" w:rsidRDefault="00000000" w:rsidRPr="00000000" w14:paraId="0000037B">
      <w:pPr>
        <w:spacing w:line="240" w:lineRule="auto"/>
        <w:jc w:val="both"/>
        <w:rPr/>
      </w:pPr>
      <w:r w:rsidDel="00000000" w:rsidR="00000000" w:rsidRPr="00000000">
        <w:rPr>
          <w:rtl w:val="0"/>
        </w:rPr>
      </w:r>
    </w:p>
    <w:p w:rsidR="00000000" w:rsidDel="00000000" w:rsidP="00000000" w:rsidRDefault="00000000" w:rsidRPr="00000000" w14:paraId="0000037C">
      <w:pPr>
        <w:spacing w:line="240" w:lineRule="auto"/>
        <w:jc w:val="both"/>
        <w:rPr>
          <w:b w:val="1"/>
        </w:rPr>
      </w:pPr>
      <w:r w:rsidDel="00000000" w:rsidR="00000000" w:rsidRPr="00000000">
        <w:rPr>
          <w:b w:val="1"/>
          <w:rtl w:val="0"/>
        </w:rPr>
        <w:t xml:space="preserve">Referentes bibliográficos</w:t>
      </w:r>
    </w:p>
    <w:p w:rsidR="00000000" w:rsidDel="00000000" w:rsidP="00000000" w:rsidRDefault="00000000" w:rsidRPr="00000000" w14:paraId="0000037D">
      <w:pPr>
        <w:spacing w:line="240" w:lineRule="auto"/>
        <w:jc w:val="both"/>
        <w:rPr/>
      </w:pPr>
      <w:r w:rsidDel="00000000" w:rsidR="00000000" w:rsidRPr="00000000">
        <w:rPr>
          <w:rtl w:val="0"/>
        </w:rPr>
      </w:r>
    </w:p>
    <w:tbl>
      <w:tblPr>
        <w:tblStyle w:val="Table35"/>
        <w:tblW w:w="143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372"/>
        <w:tblGridChange w:id="0">
          <w:tblGrid>
            <w:gridCol w:w="1935"/>
            <w:gridCol w:w="12372"/>
          </w:tblGrid>
        </w:tblGridChange>
      </w:tblGrid>
      <w:tr>
        <w:trPr>
          <w:cantSplit w:val="0"/>
          <w:trHeight w:val="275"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37E">
            <w:pPr>
              <w:widowControl w:val="0"/>
              <w:jc w:val="both"/>
              <w:rPr/>
            </w:pPr>
            <w:bookmarkStart w:colFirst="0" w:colLast="0" w:name="_heading=h.1ci93xb" w:id="25"/>
            <w:bookmarkEnd w:id="25"/>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37F">
            <w:pPr>
              <w:pStyle w:val="Title"/>
              <w:spacing w:after="0" w:lineRule="auto"/>
              <w:jc w:val="center"/>
              <w:rPr>
                <w:sz w:val="22"/>
                <w:szCs w:val="22"/>
              </w:rPr>
            </w:pPr>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0">
            <w:pPr>
              <w:widowControl w:val="0"/>
              <w:jc w:val="both"/>
              <w:rPr/>
            </w:pPr>
            <w:r w:rsidDel="00000000" w:rsidR="00000000" w:rsidRPr="00000000">
              <w:rPr>
                <w:rtl w:val="0"/>
              </w:rPr>
              <w:t xml:space="preserve">Aura energía (12 de diciembre de 2022). Página web de la organización. Red de distribución de energía eléctrica. Recuperado de: </w:t>
            </w:r>
            <w:hyperlink r:id="rId59">
              <w:r w:rsidDel="00000000" w:rsidR="00000000" w:rsidRPr="00000000">
                <w:rPr>
                  <w:color w:val="1155cc"/>
                  <w:u w:val="single"/>
                  <w:rtl w:val="0"/>
                </w:rPr>
                <w:t xml:space="preserve">https://www.aura-energia.com/red-distribucion-energia-electrica/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2">
            <w:pPr>
              <w:widowControl w:val="0"/>
              <w:jc w:val="both"/>
              <w:rPr/>
            </w:pPr>
            <w:r w:rsidDel="00000000" w:rsidR="00000000" w:rsidRPr="00000000">
              <w:rPr>
                <w:rtl w:val="0"/>
              </w:rPr>
              <w:t xml:space="preserve">Cediel, P. (</w:t>
            </w:r>
            <w:sdt>
              <w:sdtPr>
                <w:tag w:val="goog_rdk_71"/>
              </w:sdtPr>
              <w:sdtContent>
                <w:commentRangeStart w:id="58"/>
              </w:sdtContent>
            </w:sdt>
            <w:r w:rsidDel="00000000" w:rsidR="00000000" w:rsidRPr="00000000">
              <w:rPr>
                <w:rtl w:val="0"/>
              </w:rPr>
              <w:t xml:space="preserve">2009</w:t>
            </w:r>
            <w:commentRangeEnd w:id="58"/>
            <w:r w:rsidDel="00000000" w:rsidR="00000000" w:rsidRPr="00000000">
              <w:commentReference w:id="58"/>
            </w:r>
            <w:r w:rsidDel="00000000" w:rsidR="00000000" w:rsidRPr="00000000">
              <w:rPr>
                <w:rtl w:val="0"/>
              </w:rPr>
              <w:t xml:space="preserve">). Coordinación de protecciones. </w:t>
            </w:r>
            <w:r w:rsidDel="00000000" w:rsidR="00000000" w:rsidRPr="00000000">
              <w:rPr>
                <w:i w:val="1"/>
                <w:rtl w:val="0"/>
              </w:rPr>
              <w:t xml:space="preserve">Schneider Electric.</w:t>
            </w:r>
            <w:r w:rsidDel="00000000" w:rsidR="00000000" w:rsidRPr="00000000">
              <w:rPr>
                <w:rtl w:val="0"/>
              </w:rPr>
              <w:t xml:space="preserve"> Recuperado de: </w:t>
            </w:r>
            <w:hyperlink r:id="rId60">
              <w:r w:rsidDel="00000000" w:rsidR="00000000" w:rsidRPr="00000000">
                <w:rPr>
                  <w:color w:val="1155cc"/>
                  <w:u w:val="single"/>
                  <w:rtl w:val="0"/>
                </w:rPr>
                <w:t xml:space="preserve">https://docplayer.es/2752298-Coordinacion-de-protecciones-bt.html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widowControl w:val="0"/>
              <w:jc w:val="both"/>
              <w:rPr>
                <w:color w:val="0000ff"/>
                <w:u w:val="single"/>
              </w:rPr>
            </w:pPr>
            <w:sdt>
              <w:sdtPr>
                <w:tag w:val="goog_rdk_72"/>
              </w:sdtPr>
              <w:sdtContent>
                <w:commentRangeStart w:id="59"/>
              </w:sdtContent>
            </w:sdt>
            <w:r w:rsidDel="00000000" w:rsidR="00000000" w:rsidRPr="00000000">
              <w:rPr>
                <w:rtl w:val="0"/>
              </w:rPr>
              <w:t xml:space="preserve">Control real español (2015</w:t>
            </w:r>
            <w:commentRangeEnd w:id="59"/>
            <w:r w:rsidDel="00000000" w:rsidR="00000000" w:rsidRPr="00000000">
              <w:commentReference w:id="59"/>
            </w:r>
            <w:r w:rsidDel="00000000" w:rsidR="00000000" w:rsidRPr="00000000">
              <w:rPr>
                <w:rtl w:val="0"/>
              </w:rPr>
              <w:t xml:space="preserve">). Página web de la organización. Consultado en: </w:t>
            </w:r>
            <w:hyperlink r:id="rId61">
              <w:r w:rsidDel="00000000" w:rsidR="00000000" w:rsidRPr="00000000">
                <w:rPr>
                  <w:color w:val="0000ff"/>
                  <w:u w:val="single"/>
                  <w:rtl w:val="0"/>
                </w:rPr>
                <w:t xml:space="preserve">https://controlreal.com/es/nomenclatura-de-planos-electricos/#:~:text=Clases%20para%20la,filtros%20de%20cristal</w:t>
              </w:r>
            </w:hyperlink>
            <w:r w:rsidDel="00000000" w:rsidR="00000000" w:rsidRPr="00000000">
              <w:rPr>
                <w:rtl w:val="0"/>
              </w:rPr>
            </w:r>
          </w:p>
          <w:p w:rsidR="00000000" w:rsidDel="00000000" w:rsidP="00000000" w:rsidRDefault="00000000" w:rsidRPr="00000000" w14:paraId="00000385">
            <w:pPr>
              <w:widowControl w:val="0"/>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7">
            <w:pPr>
              <w:widowControl w:val="0"/>
              <w:jc w:val="both"/>
              <w:rPr/>
            </w:pPr>
            <w:r w:rsidDel="00000000" w:rsidR="00000000" w:rsidRPr="00000000">
              <w:rPr>
                <w:rtl w:val="0"/>
              </w:rPr>
              <w:t xml:space="preserve">Essa- EPM (2020). Redes aéreas de baja tensión. Documento de trabajo.  Recuperado de: </w:t>
            </w:r>
            <w:hyperlink r:id="rId62">
              <w:r w:rsidDel="00000000" w:rsidR="00000000" w:rsidRPr="00000000">
                <w:rPr>
                  <w:color w:val="1155cc"/>
                  <w:u w:val="single"/>
                  <w:rtl w:val="0"/>
                </w:rPr>
                <w:t xml:space="preserve">https://www.essa.com.co/site/Portals/proveedores/normas-tecnicas-transicion/ntr-03-redes-aereas-de-baja-tension.pdf?ver=2021-10-19-162943-823</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9">
            <w:pPr>
              <w:widowControl w:val="0"/>
              <w:jc w:val="both"/>
              <w:rPr/>
            </w:pPr>
            <w:r w:rsidDel="00000000" w:rsidR="00000000" w:rsidRPr="00000000">
              <w:rPr>
                <w:rtl w:val="0"/>
              </w:rPr>
              <w:t xml:space="preserve"> Ministerio de Minas y Energía. (2022). Reglamento técnico de instalaciones eléctricas</w:t>
            </w:r>
            <w:r w:rsidDel="00000000" w:rsidR="00000000" w:rsidRPr="00000000">
              <w:rPr>
                <w:i w:val="1"/>
                <w:rtl w:val="0"/>
              </w:rPr>
              <w:t xml:space="preserve">.</w:t>
            </w:r>
            <w:r w:rsidDel="00000000" w:rsidR="00000000" w:rsidRPr="00000000">
              <w:rPr>
                <w:rtl w:val="0"/>
              </w:rPr>
              <w:t xml:space="preserve"> Recuperado en: </w:t>
            </w:r>
            <w:hyperlink r:id="rId63">
              <w:r w:rsidDel="00000000" w:rsidR="00000000" w:rsidRPr="00000000">
                <w:rPr>
                  <w:color w:val="1155cc"/>
                  <w:u w:val="single"/>
                  <w:rtl w:val="0"/>
                </w:rPr>
                <w:t xml:space="preserve">https://www.minenergia.gov.co/documents/9024/9703.pdf</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B">
            <w:pPr>
              <w:widowControl w:val="0"/>
              <w:jc w:val="both"/>
              <w:rPr/>
            </w:pPr>
            <w:r w:rsidDel="00000000" w:rsidR="00000000" w:rsidRPr="00000000">
              <w:rPr>
                <w:rtl w:val="0"/>
              </w:rPr>
              <w:t xml:space="preserve">Torres B. M. (</w:t>
            </w:r>
            <w:sdt>
              <w:sdtPr>
                <w:tag w:val="goog_rdk_73"/>
              </w:sdtPr>
              <w:sdtContent>
                <w:commentRangeStart w:id="60"/>
              </w:sdtContent>
            </w:sdt>
            <w:r w:rsidDel="00000000" w:rsidR="00000000" w:rsidRPr="00000000">
              <w:rPr>
                <w:rtl w:val="0"/>
              </w:rPr>
              <w:t xml:space="preserve">2014</w:t>
            </w:r>
            <w:commentRangeEnd w:id="60"/>
            <w:r w:rsidDel="00000000" w:rsidR="00000000" w:rsidRPr="00000000">
              <w:commentReference w:id="60"/>
            </w:r>
            <w:r w:rsidDel="00000000" w:rsidR="00000000" w:rsidRPr="00000000">
              <w:rPr>
                <w:rtl w:val="0"/>
              </w:rPr>
              <w:t xml:space="preserve">) Tecnología por proyectos. Xunta de Galicia. </w:t>
            </w:r>
          </w:p>
        </w:tc>
      </w:tr>
    </w:tbl>
    <w:p w:rsidR="00000000" w:rsidDel="00000000" w:rsidP="00000000" w:rsidRDefault="00000000" w:rsidRPr="00000000" w14:paraId="0000038D">
      <w:pPr>
        <w:pStyle w:val="Title"/>
        <w:spacing w:after="0" w:line="240" w:lineRule="auto"/>
        <w:jc w:val="both"/>
        <w:rPr>
          <w:sz w:val="22"/>
          <w:szCs w:val="22"/>
        </w:rPr>
      </w:pPr>
      <w:r w:rsidDel="00000000" w:rsidR="00000000" w:rsidRPr="00000000">
        <w:rPr>
          <w:rtl w:val="0"/>
        </w:rPr>
      </w:r>
    </w:p>
    <w:sectPr>
      <w:headerReference r:id="rId64" w:type="default"/>
      <w:footerReference r:id="rId65" w:type="default"/>
      <w:pgSz w:h="11909" w:w="16834" w:orient="landscape"/>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na Agudelo" w:id="14" w:date="2022-12-12T20:35: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https://controlreal.com/es/cr-content/uploads/2015/07/plano-de-red.png</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9" w:date="2022-12-12T22:27: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25" w:date="2022-12-12T21:24: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https://www.freepik.es/vector-premium/probador-multimetro-aislado-vector-dibujos-animados_19408939.htm#query=Mult%C3%Admetro&amp;position=12&amp;from_view=search&amp;track=sph</w:t>
      </w:r>
    </w:p>
  </w:comment>
  <w:comment w:author="Alina Agudelo" w:id="54" w:date="2022-12-12T22:56: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síntesis: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vez del título introducción, colocar el siguiente: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técnica de la instalación eléctrica</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Planos</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planos eléctricos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símbolos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Nomenclatura en planos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arquitectura</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eléctrica</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eléctricas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Equipos de redes eléctricas</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Circuitos eléctricos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Cálculos eléctricos</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Normas de seguridad</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cableado eléctrico</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 los tableros eléctricos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Trazado línea eléctrica</w:t>
      </w:r>
    </w:p>
  </w:comment>
  <w:comment w:author="Alina Agudelo" w:id="50" w:date="2022-12-12T22:41: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https://ve.all.biz/centro-de-distribucion-de-potencia-en-baja-tension-g5095</w:t>
      </w:r>
    </w:p>
  </w:comment>
  <w:comment w:author="Alina Agudelo" w:id="48" w:date="2022-12-12T22:40: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https://elektron.com.ec/celdas/</w:t>
      </w:r>
    </w:p>
  </w:comment>
  <w:comment w:author="Alina Agudelo" w:id="36" w:date="2022-12-12T22:27: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3" w:date="2022-12-12T22:34: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https://www.furoseal.mx/index.php/textiflex-catalogo/cordones-tejidos-aislantes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228116_i39.</w:t>
      </w:r>
    </w:p>
  </w:comment>
  <w:comment w:author="Alina Agudelo" w:id="16" w:date="2022-12-12T20:40: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228116_i15</w:t>
      </w:r>
    </w:p>
  </w:comment>
  <w:comment w:author="Alina Agudelo" w:id="26" w:date="2022-12-12T21:28: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https://www.freepik.es/fotos-premium/fotos-primer-plano-osciloscopio-digital_32668344.htm#page=2&amp;query=Osciloscopio&amp;position=11&amp;from_view=search&amp;track=sph</w:t>
      </w:r>
    </w:p>
  </w:comment>
  <w:comment w:author="Alina Agudelo" w:id="56" w:date="2022-12-12T22:56: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228116_i49.</w:t>
      </w:r>
    </w:p>
  </w:comment>
  <w:comment w:author="Alina Agudelo" w:id="11" w:date="2022-12-12T20:33: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https://controlreal.com/es/cr-content/uploads/2015/07/Plano-de-alimentaci%C3%B3n-de-equipos.png</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 w:date="2022-12-12T20:16: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servicio-o-plataforma-linea-electricista-trabajador-servicio-obras-electricidad-elemento-electrico-reparacion-uniforme-tutorial-linea-ilustracion-vector-plano_28694798.htm#page=4&amp;query=instalaci%C3%B3n%20el%C3%A9ctrica%20en%20empresas&amp;position=44&amp;from_view=search&amp;track=sph</w:t>
      </w:r>
    </w:p>
  </w:comment>
  <w:comment w:author="Alina Agudelo" w:id="5" w:date="2022-12-12T20:26: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https://www.areatecnologia.com/electricidad/imagenes/instalacion-de-enlace-centralizadas.jpg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13" w:date="2022-12-12T20:34: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http://controlreal.com/es/cr-content/uploads/2015/07/planos-de-armario.png</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7" w:date="2022-12-12T22:27: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7" w:date="2022-12-12T22:5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https://www.freepik.es/vector-gratis/coleccion-iconos-isometricos-electricista_6882827.htm#query=instalacion%20electrica&amp;position=18&amp;from_view=search&amp;track=sph</w:t>
      </w:r>
    </w:p>
  </w:comment>
  <w:comment w:author="Manuela Herrera" w:id="40" w:date="2023-02-10T18:0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esta tarjeta, el texto se pondrá abajo en un cajón de color como un texto de cierre.</w:t>
      </w:r>
    </w:p>
  </w:comment>
  <w:comment w:author="Alina Agudelo" w:id="30" w:date="2022-12-12T22:25: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8" w:date="2022-12-12T23:18: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60" w:date="2022-12-12T23:19: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55" w:date="2022-12-12T22:56: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https://www.mindomo.com/mindmap/c247eb8512fa4959aa3aea710a35f585</w:t>
      </w:r>
    </w:p>
  </w:comment>
  <w:comment w:author="Alina Agudelo" w:id="23" w:date="2022-12-12T21:22: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https://www.freepik.es/iconos-gratis/voltimetro_15341334.htm#query=Volt%C3%Admetro&amp;position=13&amp;from_view=search&amp;track=sph</w:t>
      </w:r>
    </w:p>
  </w:comment>
  <w:comment w:author="Alina Agudelo" w:id="15" w:date="2022-12-12T20:35: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url?sa=i&amp;url=https%3A%2F%2Fikastaroak.ulhi.net%2Fedu%2Fes%2FDFM%2FRGFM%2FRGFM03%2Fes_DFM_RGFM03_Contenidos%2Fwebsite_12_simbologa_elctrica_y_electrnica.html&amp;psig=AOvVaw0TYWM2kVHHea1WjtRm4M_P&amp;ust=1665502477463000&amp;source=images&amp;cd=vfe&amp;ved=0CAsQjRxqFwoTCNji4qz-1foCFQAAAAAdAAAAABA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228116_i15.</w:t>
      </w:r>
    </w:p>
  </w:comment>
  <w:comment w:author="Alina Agudelo" w:id="17" w:date="2022-12-12T20:44: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incorporar entre paréntesis el año de esta norma.</w:t>
      </w:r>
    </w:p>
  </w:comment>
  <w:comment w:author="Manuela Herrera" w:id="29" w:date="2023-02-10T17:55: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incluir este texto dentro del acordeón, en el ítem "Primera condición"</w:t>
      </w:r>
    </w:p>
  </w:comment>
  <w:comment w:author="Alina Agudelo" w:id="24" w:date="2022-12-12T21:23: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https://www.freepik.es/vector-premium/multimetro-digital-instrumento-medicion-electrica-voltaje-amperaje-ohmimetro-potencia_27890440.htm#query=Ohm%C3%ADmetro&amp;position=16&amp;from_view=search&amp;track=sph</w:t>
      </w:r>
    </w:p>
  </w:comment>
  <w:comment w:author="Alina Agudelo" w:id="33" w:date="2022-12-12T22:27: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28" w:date="2022-12-12T22:10: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https://www.freepik.es/fotos-premium/electricista-utilizando-medidor-digital-medir-voltaje-toma-corriente_2979205.htm#query=redes%20electricas&amp;position=23&amp;from_view=search&amp;track=sph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9" w:date="2022-12-12T23:25: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bibliográfico, ya que  supera el límite de antigüedad permitido de cinco (5) años.</w:t>
      </w:r>
    </w:p>
  </w:comment>
  <w:comment w:author="Alina Agudelo" w:id="47" w:date="2022-12-12T22:40: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https://www.se.com/mx/es/product-range/7364-centros-de-carga-qod/</w:t>
      </w:r>
    </w:p>
  </w:comment>
  <w:comment w:author="Alina Agudelo" w:id="34" w:date="2022-12-12T22:27: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32" w:date="2022-12-12T22:27: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4" w:date="2022-12-12T22:35: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https://www.freepik.es/fotos-premium/fondo-bobinas-madera-cable-electrico-al-aire-libre_22193669.htm</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228116_i41.</w:t>
      </w:r>
    </w:p>
  </w:comment>
  <w:comment w:author="Alina Agudelo" w:id="18" w:date="2022-12-12T20:57: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https://www.arkiplus.com/wp-content/uploads/2015/04/energia-arquitectura1.png</w:t>
      </w:r>
    </w:p>
  </w:comment>
  <w:comment w:author="Alina Agudelo" w:id="53" w:date="2022-12-12T22:41: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https://jdelectricos.com.co/subestaciones-electricas-como-se-conforman/</w:t>
      </w:r>
    </w:p>
  </w:comment>
  <w:comment w:author="Alina Agudelo" w:id="27" w:date="2022-12-12T21:3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https://www.freepik.es/vector-gratis/diagrama-flujo-electricidad-e-iluminacion-personajes-instaladores-electricos-paneles-energia-elementos-infraestructura_13705574.htm#query=redes%20electricas&amp;position=16&amp;from_view=search&amp;track=sph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2" w:date="2022-12-12T22:33: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https://www.creative-cables.co/co/cables-para-iluminacion/6135-cable-electrico-trenzado-recubierto-en-tejido-efecto-seda-italia.html</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228116_i38.</w:t>
      </w:r>
    </w:p>
  </w:comment>
  <w:comment w:author="Alina Agudelo" w:id="38" w:date="2022-12-12T22:27: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6" w:date="2022-12-12T22:43: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Realizar una infografía donde se muestren cada uno de estos elementos importantes dentro de los tableros eléctricos</w:t>
      </w:r>
    </w:p>
  </w:comment>
  <w:comment w:author="Alina Agudelo" w:id="10" w:date="2022-12-12T20:32: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https://controlreal.com/es/cr-content/uploads/2015/07/plano-de-salida.png</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49" w:date="2022-12-12T22:41: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https://www.soldexel.com/producto/centro-de-control-de-motores/</w:t>
      </w:r>
    </w:p>
  </w:comment>
  <w:comment w:author="Alina Agudelo" w:id="51" w:date="2022-12-12T22:41: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https://grupocasalima.com/blog/electricidad/centro-de-carga/</w:t>
      </w:r>
    </w:p>
  </w:comment>
  <w:comment w:author="Manuela Herrera" w:id="20" w:date="2023-02-10T17:43: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la palabra "introducción" del XD y del HTML</w:t>
      </w:r>
    </w:p>
  </w:comment>
  <w:comment w:author="Alina Agudelo" w:id="4" w:date="2022-12-12T20:17: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https://www.freepik.es/vector-gratis/ilustracion-cables-cables-usb-rotos_16368932.htm#query=dispositivos%20electricos&amp;position=39&amp;from_view=search&amp;track=sph</w:t>
      </w:r>
    </w:p>
  </w:comment>
  <w:comment w:author="Alina Agudelo" w:id="19" w:date="2022-12-12T21:06: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https://www.freepik.es/vector-gratis/diagrama-flujo-electricidad-e-iluminacion-personajes-instaladores-electricos-paneles-energia-elementos-infraestructura_13705574.htm#query=sistemas%20electricos&amp;position=6&amp;from_view=search&amp;track=sph</w:t>
      </w:r>
    </w:p>
  </w:comment>
  <w:comment w:author="Alina Agudelo" w:id="0" w:date="2022-12-12T19:52: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https://www.freepik.es/vector-gratis/ilustracion-isometrica-produccion-distribucion-energia-verde-renovable-energia-eolica-turbinas-casas-consumidores-ilustracion_7251177.htm#query=energia%20electrica&amp;position=41&amp;from_view=search&amp;track=sph</w:t>
      </w:r>
    </w:p>
  </w:comment>
  <w:comment w:author="Alina Agudelo" w:id="12" w:date="2022-12-12T20:33: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https://controlreal.com/es/cr-content/uploads/2015/07/plano-de-bornas.png</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6" w:date="2022-12-12T20:27: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https://controlreal.com/es/tipos-de-planos-electricos/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21" w:date="2022-12-12T21:14: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url?sa=i&amp;url=https%3A%2F%2Fes.wikipedia.org%2Fwiki%2FRed_de_distribuci%25C3%25B3n_de_energ%25C3%25ADa_el%25C3%25A9ctrica&amp;psig=AOvVaw2Fbe4pd7VeATk87Jg6kkLy&amp;ust=1665520796825000&amp;source=images&amp;cd=vfe&amp;ved=0CAsQjRxqFwoTCJiziszC1voCFQAAAAAdAAAAABA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imagen se encuentra en la carpeta de anexos.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228116_i19.</w:t>
      </w:r>
    </w:p>
  </w:comment>
  <w:comment w:author="Alina Agudelo" w:id="7" w:date="2022-12-12T20:28: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https://controlreal.com/es/tipos-de-planos-electricos/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8" w:date="2022-12-12T20:30: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https://controlreal.com/es/cr-content/uploads/2015/07/Plano-de-entrada.png</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31" w:date="2022-12-12T22:27: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9" w:date="2022-12-12T20:31: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https://controlreal.com/es/cr-content/uploads/2015/07/plano-de-salida.png</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la carpeta de anexos</w:t>
      </w:r>
    </w:p>
  </w:comment>
  <w:comment w:author="Alina Agudelo" w:id="41" w:date="2022-12-12T22:27: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45" w:date="2022-12-12T22:36: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https://www.pngwing.com/es/free-png-kesfv</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228116_i40.</w:t>
      </w:r>
    </w:p>
  </w:comment>
  <w:comment w:author="Alina Agudelo" w:id="2" w:date="2022-12-12T20:13: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fotos-premium/mujer-ingeniera-electrica-revisando-voltaje-gabinete-distribucion-energia-mantenimiento-preventivo-sala-control-electricista-anual-tailandia-que-trabaja-empresa_27721760.htm#page=5&amp;query=instalaci%C3%B3n%20el%C3%A9ctrica%20en%20empresas&amp;position=13&amp;from_view=search&amp;track=sph</w:t>
      </w:r>
    </w:p>
  </w:comment>
  <w:comment w:author="Alina Agudelo" w:id="22" w:date="2022-12-12T21:21: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https://www.freepik.es/iconos-gratis/multimetro_15301432.htm#query=Amper%C3%Admetro&amp;position=5&amp;from_view=search&amp;track=sph</w:t>
      </w:r>
    </w:p>
  </w:comment>
  <w:comment w:author="Alina Agudelo" w:id="1" w:date="2022-12-12T20:14:00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imagen adjunta. Verificar la necesidad. De incorporarla, ajustar la secuencia de las rotulaciones.</w:t>
      </w:r>
    </w:p>
  </w:comment>
  <w:comment w:author="Alina Agudelo" w:id="35" w:date="2022-12-12T22:27: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https://www.freepik.es/vector-premium/senal-seguridad-energia-electrica-etiqueta-precaucion-etiqueta-peligro_28101132.htm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Alina Agudelo" w:id="52" w:date="2022-12-12T22:41: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https://es.vecteezy.com/foto/11023869-un-poste-electrico-con-cables-y-una-lampara-de-alumbrado-publico-contra-el-cielo-azul-durante-el-dia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3" w15:done="0"/>
  <w15:commentEx w15:paraId="00000396" w15:done="0"/>
  <w15:commentEx w15:paraId="00000397" w15:done="0"/>
  <w15:commentEx w15:paraId="000003B0" w15:done="0"/>
  <w15:commentEx w15:paraId="000003B1" w15:done="0"/>
  <w15:commentEx w15:paraId="000003B2" w15:done="0"/>
  <w15:commentEx w15:paraId="000003B5" w15:done="0"/>
  <w15:commentEx w15:paraId="000003B8" w15:done="0"/>
  <w15:commentEx w15:paraId="000003B9" w15:done="0"/>
  <w15:commentEx w15:paraId="000003BA" w15:done="0"/>
  <w15:commentEx w15:paraId="000003BB" w15:done="0"/>
  <w15:commentEx w15:paraId="000003BE" w15:done="0"/>
  <w15:commentEx w15:paraId="000003BF" w15:done="0"/>
  <w15:commentEx w15:paraId="000003C2" w15:done="0"/>
  <w15:commentEx w15:paraId="000003C5" w15:done="0"/>
  <w15:commentEx w15:paraId="000003C8" w15:done="0"/>
  <w15:commentEx w15:paraId="000003C9" w15:done="0"/>
  <w15:commentEx w15:paraId="000003CA" w15:done="0"/>
  <w15:commentEx w15:paraId="000003CD" w15:done="0"/>
  <w15:commentEx w15:paraId="000003CE" w15:done="0"/>
  <w15:commentEx w15:paraId="000003CF" w15:done="0"/>
  <w15:commentEx w15:paraId="000003D0" w15:done="0"/>
  <w15:commentEx w15:paraId="000003D1" w15:done="0"/>
  <w15:commentEx w15:paraId="000003D7" w15:done="0"/>
  <w15:commentEx w15:paraId="000003D8" w15:done="0"/>
  <w15:commentEx w15:paraId="000003D9" w15:done="0"/>
  <w15:commentEx w15:paraId="000003DA" w15:done="0"/>
  <w15:commentEx w15:paraId="000003DD" w15:done="0"/>
  <w15:commentEx w15:paraId="000003E0" w15:done="0"/>
  <w15:commentEx w15:paraId="000003E1" w15:done="0"/>
  <w15:commentEx w15:paraId="000003E2" w15:done="0"/>
  <w15:commentEx w15:paraId="000003E5" w15:done="0"/>
  <w15:commentEx w15:paraId="000003E8" w15:done="0"/>
  <w15:commentEx w15:paraId="000003EC" w15:done="0"/>
  <w15:commentEx w15:paraId="000003ED" w15:done="0"/>
  <w15:commentEx w15:paraId="000003EF" w15:done="0"/>
  <w15:commentEx w15:paraId="000003F2" w15:done="0"/>
  <w15:commentEx w15:paraId="000003F5" w15:done="0"/>
  <w15:commentEx w15:paraId="000003F8" w15:done="0"/>
  <w15:commentEx w15:paraId="000003F9" w15:done="0"/>
  <w15:commentEx w15:paraId="000003FC" w15:done="0"/>
  <w15:commentEx w15:paraId="000003FD" w15:done="0"/>
  <w15:commentEx w15:paraId="000003FE" w15:done="0"/>
  <w15:commentEx w15:paraId="000003FF" w15:done="0"/>
  <w15:commentEx w15:paraId="00000400" w15:done="0"/>
  <w15:commentEx w15:paraId="00000401" w15:done="0"/>
  <w15:commentEx w15:paraId="00000402" w15:done="0"/>
  <w15:commentEx w15:paraId="00000405" w15:done="0"/>
  <w15:commentEx w15:paraId="00000408" w15:done="0"/>
  <w15:commentEx w15:paraId="0000040E" w15:done="0"/>
  <w15:commentEx w15:paraId="00000411" w15:done="0"/>
  <w15:commentEx w15:paraId="00000414" w15:done="0"/>
  <w15:commentEx w15:paraId="00000417" w15:done="0"/>
  <w15:commentEx w15:paraId="0000041A" w15:done="0"/>
  <w15:commentEx w15:paraId="0000041D" w15:done="0"/>
  <w15:commentEx w15:paraId="00000421" w15:done="0"/>
  <w15:commentEx w15:paraId="00000422" w15:done="0"/>
  <w15:commentEx w15:paraId="00000423" w15:done="0"/>
  <w15:commentEx w15:paraId="00000424" w15:done="0"/>
  <w15:commentEx w15:paraId="00000427" w15:done="0"/>
  <w15:commentEx w15:paraId="000004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center" w:leader="none" w:pos="4419"/>
        <w:tab w:val="right" w:leader="none" w:pos="8838"/>
      </w:tabs>
      <w:spacing w:line="240" w:lineRule="auto"/>
      <w:jc w:val="center"/>
      <w:rPr>
        <w:color w:val="000000"/>
      </w:rPr>
    </w:pPr>
    <w:r w:rsidDel="00000000" w:rsidR="00000000" w:rsidRPr="00000000">
      <w:rPr>
        <w:color w:val="000000"/>
      </w:rPr>
      <w:drawing>
        <wp:inline distB="114300" distT="114300" distL="114300" distR="114300">
          <wp:extent cx="981075" cy="923925"/>
          <wp:effectExtent b="0" l="0" r="0" t="0"/>
          <wp:docPr id="327"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644" w:hanging="359.99999999999994"/>
      </w:pPr>
      <w:rPr>
        <w:b w:val="0"/>
        <w:strike w:val="1"/>
        <w:color w:val="ff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decimal"/>
      <w:lvlText w:val="%1."/>
      <w:lvlJc w:val="left"/>
      <w:pPr>
        <w:ind w:left="360" w:firstLine="0"/>
      </w:pPr>
      <w:rPr/>
    </w:lvl>
    <w:lvl w:ilvl="1">
      <w:start w:val="1"/>
      <w:numFmt w:val="decimal"/>
      <w:lvlText w:val="%1.%2"/>
      <w:lvlJc w:val="left"/>
      <w:pPr>
        <w:ind w:left="644" w:hanging="359.99999999999994"/>
      </w:pPr>
      <w:rPr>
        <w:strike w:val="1"/>
        <w:color w:val="ff0000"/>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2"/>
      <w:numFmt w:val="decimal"/>
      <w:lvlText w:val="%1"/>
      <w:lvlJc w:val="left"/>
      <w:pPr>
        <w:ind w:left="360" w:hanging="360"/>
      </w:pPr>
      <w:rPr/>
    </w:lvl>
    <w:lvl w:ilvl="1">
      <w:start w:val="1"/>
      <w:numFmt w:val="decimal"/>
      <w:lvlText w:val="%1.%2"/>
      <w:lvlJc w:val="left"/>
      <w:pPr>
        <w:ind w:left="360" w:hanging="360"/>
      </w:pPr>
      <w:rPr>
        <w:strike w:val="1"/>
        <w:color w:val="ff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A1C36"/>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747384"/>
    <w:rPr>
      <w:color w:val="0000ff" w:themeColor="hyperlink"/>
      <w:u w:val="single"/>
    </w:rPr>
  </w:style>
  <w:style w:type="character" w:styleId="Mencinsinresolver1" w:customStyle="1">
    <w:name w:val="Mención sin resolver1"/>
    <w:basedOn w:val="Fuentedeprrafopredeter"/>
    <w:uiPriority w:val="99"/>
    <w:semiHidden w:val="1"/>
    <w:unhideWhenUsed w:val="1"/>
    <w:rsid w:val="00205EA3"/>
    <w:rPr>
      <w:color w:val="605e5c"/>
      <w:shd w:color="auto" w:fill="e1dfdd" w:val="clear"/>
    </w:rPr>
  </w:style>
  <w:style w:type="character" w:styleId="Ttulo1Car" w:customStyle="1">
    <w:name w:val="Título 1 Car"/>
    <w:basedOn w:val="Fuentedeprrafopredeter"/>
    <w:link w:val="Ttulo1"/>
    <w:uiPriority w:val="9"/>
    <w:rsid w:val="00EC1C5F"/>
    <w:rPr>
      <w:sz w:val="40"/>
      <w:szCs w:val="40"/>
    </w:rPr>
  </w:style>
  <w:style w:type="character" w:styleId="TtuloCar" w:customStyle="1">
    <w:name w:val="Título Car"/>
    <w:basedOn w:val="Fuentedeprrafopredeter"/>
    <w:link w:val="Ttulo"/>
    <w:uiPriority w:val="10"/>
    <w:rsid w:val="00244DC9"/>
    <w:rPr>
      <w:sz w:val="52"/>
      <w:szCs w:val="52"/>
    </w:r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pPr>
      <w:spacing w:line="240" w:lineRule="auto"/>
    </w:pPr>
    <w:tblPr>
      <w:tblStyleRowBandSize w:val="1"/>
      <w:tblStyleColBandSize w:val="1"/>
      <w:tblCellMar>
        <w:left w:w="108.0" w:type="dxa"/>
        <w:right w:w="108.0" w:type="dxa"/>
      </w:tblCellMar>
    </w:tblPr>
  </w:style>
  <w:style w:type="table" w:styleId="aff5" w:customStyle="1">
    <w:basedOn w:val="TableNormal1"/>
    <w:tblPr>
      <w:tblStyleRowBandSize w:val="1"/>
      <w:tblStyleColBandSize w:val="1"/>
      <w:tblCellMar>
        <w:left w:w="115.0" w:type="dxa"/>
        <w:right w:w="115.0" w:type="dxa"/>
      </w:tblCellMar>
    </w:tblPr>
  </w:style>
  <w:style w:type="table" w:styleId="aff6" w:customStyle="1">
    <w:basedOn w:val="TableNormal1"/>
    <w:pPr>
      <w:spacing w:line="240" w:lineRule="auto"/>
    </w:pPr>
    <w:tblPr>
      <w:tblStyleRowBandSize w:val="1"/>
      <w:tblStyleColBandSize w:val="1"/>
      <w:tblCellMar>
        <w:left w:w="108.0" w:type="dxa"/>
        <w:right w:w="108.0" w:type="dxa"/>
      </w:tblCellMar>
    </w:tbl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1"/>
    <w:tblPr>
      <w:tblStyleRowBandSize w:val="1"/>
      <w:tblStyleColBandSize w:val="1"/>
      <w:tblCellMar>
        <w:left w:w="115.0" w:type="dxa"/>
        <w:right w:w="115.0" w:type="dxa"/>
      </w:tblCellMar>
    </w:tblPr>
  </w:style>
  <w:style w:type="table" w:styleId="aff9" w:customStyle="1">
    <w:basedOn w:val="TableNormal1"/>
    <w:tblPr>
      <w:tblStyleRowBandSize w:val="1"/>
      <w:tblStyleColBandSize w:val="1"/>
      <w:tblCellMar>
        <w:left w:w="115.0" w:type="dxa"/>
        <w:right w:w="115.0" w:type="dxa"/>
      </w:tblCellMar>
    </w:tblPr>
  </w:style>
  <w:style w:type="table" w:styleId="affa" w:customStyle="1">
    <w:basedOn w:val="TableNormal1"/>
    <w:tblPr>
      <w:tblStyleRowBandSize w:val="1"/>
      <w:tblStyleColBandSize w:val="1"/>
    </w:tblPr>
  </w:style>
  <w:style w:type="table" w:styleId="affb" w:customStyle="1">
    <w:basedOn w:val="TableNormal1"/>
    <w:tblPr>
      <w:tblStyleRowBandSize w:val="1"/>
      <w:tblStyleColBandSize w:val="1"/>
      <w:tblCellMar>
        <w:left w:w="115.0" w:type="dxa"/>
        <w:right w:w="115.0" w:type="dxa"/>
      </w:tblCellMar>
    </w:tblPr>
  </w:style>
  <w:style w:type="table" w:styleId="affc" w:customStyle="1">
    <w:basedOn w:val="TableNormal1"/>
    <w:tblPr>
      <w:tblStyleRowBandSize w:val="1"/>
      <w:tblStyleColBandSize w:val="1"/>
      <w:tblCellMar>
        <w:left w:w="115.0" w:type="dxa"/>
        <w:right w:w="115.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pPr>
      <w:spacing w:line="240" w:lineRule="auto"/>
    </w:pPr>
    <w:tblPr>
      <w:tblStyleRowBandSize w:val="1"/>
      <w:tblStyleColBandSize w:val="1"/>
      <w:tblCellMar>
        <w:left w:w="108.0" w:type="dxa"/>
        <w:right w:w="108.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pPr>
      <w:spacing w:line="240" w:lineRule="auto"/>
    </w:pPr>
    <w:tblPr>
      <w:tblStyleRowBandSize w:val="1"/>
      <w:tblStyleColBandSize w:val="1"/>
      <w:tblCellMar>
        <w:left w:w="108.0" w:type="dxa"/>
        <w:right w:w="108.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pPr>
      <w:spacing w:line="240" w:lineRule="auto"/>
    </w:pPr>
    <w:tblPr>
      <w:tblStyleRowBandSize w:val="1"/>
      <w:tblStyleColBandSize w:val="1"/>
      <w:tblCellMar>
        <w:left w:w="108.0" w:type="dxa"/>
        <w:right w:w="108.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tblPr>
      <w:tblStyleRowBandSize w:val="1"/>
      <w:tblStyleColBandSize w:val="1"/>
      <w:tblCellMar>
        <w:left w:w="115.0" w:type="dxa"/>
        <w:right w:w="115.0" w:type="dxa"/>
      </w:tblCellMar>
    </w:tblPr>
  </w:style>
  <w:style w:type="table" w:styleId="afff7" w:customStyle="1">
    <w:basedOn w:val="TableNormal1"/>
    <w:pPr>
      <w:spacing w:line="240" w:lineRule="auto"/>
    </w:pPr>
    <w:tblPr>
      <w:tblStyleRowBandSize w:val="1"/>
      <w:tblStyleColBandSize w:val="1"/>
      <w:tblCellMar>
        <w:left w:w="108.0" w:type="dxa"/>
        <w:right w:w="108.0" w:type="dxa"/>
      </w:tblCellMar>
    </w:tblPr>
  </w:style>
  <w:style w:type="table" w:styleId="afff8" w:customStyle="1">
    <w:basedOn w:val="TableNormal1"/>
    <w:pPr>
      <w:spacing w:line="240" w:lineRule="auto"/>
    </w:pPr>
    <w:tblPr>
      <w:tblStyleRowBandSize w:val="1"/>
      <w:tblStyleColBandSize w:val="1"/>
      <w:tblCellMar>
        <w:left w:w="108.0" w:type="dxa"/>
        <w:right w:w="108.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pPr>
      <w:spacing w:line="240" w:lineRule="auto"/>
    </w:pPr>
    <w:tblPr>
      <w:tblStyleRowBandSize w:val="1"/>
      <w:tblStyleColBandSize w:val="1"/>
      <w:tblCellMar>
        <w:left w:w="108.0" w:type="dxa"/>
        <w:right w:w="108.0" w:type="dxa"/>
      </w:tblCellMar>
    </w:tblPr>
  </w:style>
  <w:style w:type="table" w:styleId="afffb" w:customStyle="1">
    <w:basedOn w:val="TableNormal1"/>
    <w:pPr>
      <w:spacing w:line="240" w:lineRule="auto"/>
    </w:pPr>
    <w:tblPr>
      <w:tblStyleRowBandSize w:val="1"/>
      <w:tblStyleColBandSize w:val="1"/>
      <w:tblCellMar>
        <w:left w:w="108.0" w:type="dxa"/>
        <w:right w:w="108.0" w:type="dxa"/>
      </w:tblCellMar>
    </w:tblPr>
  </w:style>
  <w:style w:type="table" w:styleId="afffc" w:customStyle="1">
    <w:basedOn w:val="TableNormal1"/>
    <w:pPr>
      <w:spacing w:line="240" w:lineRule="auto"/>
    </w:pPr>
    <w:tblPr>
      <w:tblStyleRowBandSize w:val="1"/>
      <w:tblStyleColBandSize w:val="1"/>
      <w:tblCellMar>
        <w:left w:w="108.0" w:type="dxa"/>
        <w:right w:w="108.0" w:type="dxa"/>
      </w:tblCellMar>
    </w:tblPr>
  </w:style>
  <w:style w:type="table" w:styleId="afffd" w:customStyle="1">
    <w:basedOn w:val="TableNormal1"/>
    <w:tblPr>
      <w:tblStyleRowBandSize w:val="1"/>
      <w:tblStyleColBandSize w:val="1"/>
      <w:tblCellMar>
        <w:left w:w="115.0" w:type="dxa"/>
        <w:right w:w="115.0" w:type="dxa"/>
      </w:tblCellMar>
    </w:tbl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left w:w="115.0" w:type="dxa"/>
        <w:right w:w="115.0" w:type="dxa"/>
      </w:tblCellMar>
    </w:tblPr>
  </w:style>
  <w:style w:type="table" w:styleId="affff1"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2"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3"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4"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5"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6"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7"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8"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9"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a"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b"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c"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d"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e"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0"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1"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2"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3"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4"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5"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6"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7"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8"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9"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a"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b"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c"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d"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e"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f"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f0"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f1" w:customStyle="1">
    <w:basedOn w:val="TableNormal1"/>
    <w:pPr>
      <w:spacing w:line="240" w:lineRule="auto"/>
    </w:pPr>
    <w:tblPr>
      <w:tblStyleRowBandSize w:val="1"/>
      <w:tblStyleColBandSize w:val="1"/>
      <w:tblCellMar>
        <w:top w:w="100.0" w:type="dxa"/>
        <w:left w:w="115.0" w:type="dxa"/>
        <w:bottom w:w="100.0" w:type="dxa"/>
        <w:right w:w="115.0" w:type="dxa"/>
      </w:tblCellMar>
    </w:tblPr>
  </w:style>
  <w:style w:type="table" w:styleId="affffff2"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3"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4"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5"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6"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7"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8"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9"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a"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b"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c"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d"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e"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0"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1"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2"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3"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4"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5"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6"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7"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8"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9"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a"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b"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c"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d"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e"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f"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f0"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f1"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table" w:styleId="affffffff2" w:customStyle="1">
    <w:basedOn w:val="TableNormal0"/>
    <w:pPr>
      <w:spacing w:line="240" w:lineRule="auto"/>
    </w:pPr>
    <w:tblPr>
      <w:tblStyleRowBandSize w:val="1"/>
      <w:tblStyleColBandSize w:val="1"/>
      <w:tblCellMar>
        <w:top w:w="100.0" w:type="dxa"/>
        <w:left w:w="115.0" w:type="dxa"/>
        <w:bottom w:w="100.0" w:type="dxa"/>
        <w:right w:w="115.0" w:type="dxa"/>
      </w:tblCellMar>
    </w:tblPr>
  </w:style>
  <w:style w:type="paragraph" w:styleId="Revisin">
    <w:name w:val="Revision"/>
    <w:hidden w:val="1"/>
    <w:uiPriority w:val="99"/>
    <w:semiHidden w:val="1"/>
    <w:rsid w:val="001D6702"/>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5">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6.png"/><Relationship Id="rId41" Type="http://schemas.openxmlformats.org/officeDocument/2006/relationships/image" Target="media/image18.png"/><Relationship Id="rId44" Type="http://schemas.openxmlformats.org/officeDocument/2006/relationships/image" Target="media/image12.jpg"/><Relationship Id="rId43" Type="http://schemas.openxmlformats.org/officeDocument/2006/relationships/image" Target="media/image3.jpg"/><Relationship Id="rId46" Type="http://schemas.openxmlformats.org/officeDocument/2006/relationships/image" Target="media/image7.jpg"/><Relationship Id="rId45"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0.png"/><Relationship Id="rId48" Type="http://schemas.openxmlformats.org/officeDocument/2006/relationships/image" Target="media/image5.jpg"/><Relationship Id="rId47" Type="http://schemas.openxmlformats.org/officeDocument/2006/relationships/image" Target="media/image10.jpg"/><Relationship Id="rId49" Type="http://schemas.openxmlformats.org/officeDocument/2006/relationships/hyperlink" Target="https://www.mindomo.com/mindmap/c247eb8512fa4959aa3aea710a35f58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19.png"/><Relationship Id="rId33" Type="http://schemas.openxmlformats.org/officeDocument/2006/relationships/image" Target="media/image11.jpg"/><Relationship Id="rId32" Type="http://schemas.openxmlformats.org/officeDocument/2006/relationships/image" Target="media/image17.jpg"/><Relationship Id="rId35" Type="http://schemas.openxmlformats.org/officeDocument/2006/relationships/image" Target="media/image14.jpg"/><Relationship Id="rId34" Type="http://schemas.openxmlformats.org/officeDocument/2006/relationships/image" Target="media/image16.png"/><Relationship Id="rId37" Type="http://schemas.openxmlformats.org/officeDocument/2006/relationships/image" Target="media/image13.jpg"/><Relationship Id="rId36" Type="http://schemas.openxmlformats.org/officeDocument/2006/relationships/image" Target="media/image4.jpg"/><Relationship Id="rId39" Type="http://schemas.openxmlformats.org/officeDocument/2006/relationships/image" Target="media/image23.jpg"/><Relationship Id="rId38" Type="http://schemas.openxmlformats.org/officeDocument/2006/relationships/image" Target="media/image8.jpg"/><Relationship Id="rId62" Type="http://schemas.openxmlformats.org/officeDocument/2006/relationships/hyperlink" Target="https://www.essa.com.co/site/Portals/proveedores/normas-tecnicas-transicion/ntr-03-redes-aereas-de-baja-tension.pdf?ver=2021-10-19-162943-823" TargetMode="External"/><Relationship Id="rId61" Type="http://schemas.openxmlformats.org/officeDocument/2006/relationships/hyperlink" Target="https://controlreal.com/es/nomenclatura-de-planos-electricos/#:~:text=Clases%20para%20la,filtros%20de%20cristal" TargetMode="External"/><Relationship Id="rId20" Type="http://schemas.openxmlformats.org/officeDocument/2006/relationships/image" Target="media/image29.png"/><Relationship Id="rId64" Type="http://schemas.openxmlformats.org/officeDocument/2006/relationships/header" Target="header1.xml"/><Relationship Id="rId63" Type="http://schemas.openxmlformats.org/officeDocument/2006/relationships/hyperlink" Target="https://www.minenergia.gov.co/documents/9024/9703.pdf" TargetMode="External"/><Relationship Id="rId22" Type="http://schemas.openxmlformats.org/officeDocument/2006/relationships/image" Target="media/image30.png"/><Relationship Id="rId21" Type="http://schemas.openxmlformats.org/officeDocument/2006/relationships/image" Target="media/image36.png"/><Relationship Id="rId65" Type="http://schemas.openxmlformats.org/officeDocument/2006/relationships/footer" Target="footer1.xml"/><Relationship Id="rId24" Type="http://schemas.openxmlformats.org/officeDocument/2006/relationships/image" Target="media/image21.gif"/><Relationship Id="rId23" Type="http://schemas.openxmlformats.org/officeDocument/2006/relationships/image" Target="media/image38.png"/><Relationship Id="rId60" Type="http://schemas.openxmlformats.org/officeDocument/2006/relationships/hyperlink" Target="https://docplayer.es/2752298-Coordinacion-de-protecciones-bt.html" TargetMode="External"/><Relationship Id="rId26" Type="http://schemas.openxmlformats.org/officeDocument/2006/relationships/image" Target="media/image34.png"/><Relationship Id="rId25" Type="http://schemas.openxmlformats.org/officeDocument/2006/relationships/image" Target="media/image28.jpg"/><Relationship Id="rId28" Type="http://schemas.openxmlformats.org/officeDocument/2006/relationships/image" Target="media/image42.jpg"/><Relationship Id="rId27" Type="http://schemas.openxmlformats.org/officeDocument/2006/relationships/image" Target="media/image37.png"/><Relationship Id="rId29" Type="http://schemas.openxmlformats.org/officeDocument/2006/relationships/image" Target="media/image35.png"/><Relationship Id="rId51" Type="http://schemas.openxmlformats.org/officeDocument/2006/relationships/hyperlink" Target="https://youtu.be/TYZiJ95dhvc" TargetMode="External"/><Relationship Id="rId50" Type="http://schemas.openxmlformats.org/officeDocument/2006/relationships/image" Target="media/image1.jpg"/><Relationship Id="rId53" Type="http://schemas.openxmlformats.org/officeDocument/2006/relationships/hyperlink" Target="https://www" TargetMode="External"/><Relationship Id="rId52" Type="http://schemas.openxmlformats.org/officeDocument/2006/relationships/hyperlink" Target="https://youtu.be/TYZiJ95dhvc" TargetMode="External"/><Relationship Id="rId11" Type="http://schemas.openxmlformats.org/officeDocument/2006/relationships/image" Target="media/image27.jpg"/><Relationship Id="rId55" Type="http://schemas.openxmlformats.org/officeDocument/2006/relationships/hyperlink" Target="https://youtu.be/WzsQDgi9GlY" TargetMode="External"/><Relationship Id="rId10" Type="http://schemas.openxmlformats.org/officeDocument/2006/relationships/image" Target="media/image15.jpg"/><Relationship Id="rId54" Type="http://schemas.openxmlformats.org/officeDocument/2006/relationships/hyperlink" Target="https://www" TargetMode="External"/><Relationship Id="rId13" Type="http://schemas.openxmlformats.org/officeDocument/2006/relationships/image" Target="media/image39.png"/><Relationship Id="rId57" Type="http://schemas.openxmlformats.org/officeDocument/2006/relationships/hyperlink" Target="https://www.youtube.com/watch?v=mWlL7zw5K2s&amp;ab_channel=ElectricidadSENA" TargetMode="External"/><Relationship Id="rId12" Type="http://schemas.openxmlformats.org/officeDocument/2006/relationships/image" Target="media/image25.jpg"/><Relationship Id="rId56" Type="http://schemas.openxmlformats.org/officeDocument/2006/relationships/hyperlink" Target="https://youtu.be/WzsQDgi9GlY" TargetMode="External"/><Relationship Id="rId15" Type="http://schemas.openxmlformats.org/officeDocument/2006/relationships/image" Target="media/image26.png"/><Relationship Id="rId59" Type="http://schemas.openxmlformats.org/officeDocument/2006/relationships/hyperlink" Target="https://www.aura-energia.com/red-distribucion-energia-electrica/" TargetMode="External"/><Relationship Id="rId14" Type="http://schemas.openxmlformats.org/officeDocument/2006/relationships/image" Target="media/image22.jpg"/><Relationship Id="rId58" Type="http://schemas.openxmlformats.org/officeDocument/2006/relationships/hyperlink" Target="https://www.youtube.com/watch?v=mWlL7zw5K2s&amp;ab_channel=ElectricidadSENA" TargetMode="External"/><Relationship Id="rId17" Type="http://schemas.openxmlformats.org/officeDocument/2006/relationships/image" Target="media/image24.png"/><Relationship Id="rId16" Type="http://schemas.openxmlformats.org/officeDocument/2006/relationships/image" Target="media/image41.png"/><Relationship Id="rId19" Type="http://schemas.openxmlformats.org/officeDocument/2006/relationships/image" Target="media/image3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FFupprAWa+d1d6HRGu16NmZYhA==">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2023-02-09T19:24:00Z</dcterms:created>
  <dc:creator>Daniel Enrique</dc:creator>
</cp:coreProperties>
</file>